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rFonts w:ascii="Times New Roman" w:hAnsi="Times New Roman" w:eastAsia="Times New Roman" w:cs="Times New Roman"/>
          <w:b/>
          <w:sz w:val="26"/>
        </w:rPr>
        <w:t xml:space="preserve">ĐẠI HỌC QUỐC GIA TP. HỒ CHÍ MINH</w:t>
      </w:r>
    </w:p>
    <w:p>
      <w:pPr>
        <w:pStyle w:val="BodyText"/>
        <w:jc w:val="center"/>
      </w:pPr>
      <w:r>
        <w:rPr>
          <w:bCs/>
          <w:rFonts w:ascii="Times New Roman" w:hAnsi="Times New Roman" w:eastAsia="Times New Roman" w:cs="Times New Roman"/>
          <w:b/>
          <w:sz w:val="26"/>
        </w:rPr>
        <w:t xml:space="preserve">TRƯỜNG ĐẠI HỌC CÔNG NGHỆ THÔNG TIN</w:t>
      </w:r>
    </w:p>
    <w:p>
      <w:pPr>
        <w:pStyle w:val="BodyText"/>
        <w:jc w:val="center"/>
      </w:pPr>
      <w:r>
        <w:rPr>
          <w:bCs/>
          <w:rFonts w:ascii="Times New Roman" w:hAnsi="Times New Roman" w:eastAsia="Times New Roman" w:cs="Times New Roman"/>
          <w:b/>
          <w:sz w:val="26"/>
        </w:rPr>
        <w:t xml:space="preserve">TRUNG TÂM PHÁT TRIỂN CÔNG NGHỆ THÔNG TIN</w:t>
      </w:r>
    </w:p>
    <w:p>
      <w:pPr>
        <w:pStyle w:val="BodyText"/>
        <w:jc w:val="center"/>
      </w:pPr>
      <w:r>
        <w:rPr>
          <w:bCs/>
          <w:rFonts w:ascii="Times New Roman" w:hAnsi="Times New Roman" w:eastAsia="Times New Roman" w:cs="Times New Roman"/>
          <w:b/>
          <w:sz w:val="26"/>
        </w:rPr>
        <w:t xml:space="preserve">TRƯƠNG NGỌC SƠN</w:t>
      </w:r>
    </w:p>
    <w:p>
      <w:pPr>
        <w:pStyle w:val="BodyText"/>
        <w:jc w:val="center"/>
      </w:pPr>
      <w:r>
        <w:rPr>
          <w:bCs/>
          <w:rFonts w:ascii="Times New Roman" w:hAnsi="Times New Roman" w:eastAsia="Times New Roman" w:cs="Times New Roman"/>
          <w:b/>
          <w:sz w:val="26"/>
        </w:rPr>
        <w:t xml:space="preserve">TRẦN TÍN NGHĨA</w:t>
      </w:r>
    </w:p>
    <w:p>
      <w:pPr>
        <w:pStyle w:val="BodyText"/>
        <w:jc w:val="center"/>
      </w:pPr>
      <w:r>
        <w:rPr>
          <w:bCs/>
          <w:rFonts w:ascii="Times New Roman" w:hAnsi="Times New Roman" w:eastAsia="Times New Roman" w:cs="Times New Roman"/>
          <w:b/>
          <w:sz w:val="26"/>
        </w:rPr>
        <w:t xml:space="preserve">HỒ THỊ MỸ PHƯƠNG</w:t>
      </w:r>
    </w:p>
    <w:p>
      <w:pPr>
        <w:pStyle w:val="BodyText"/>
        <w:jc w:val="center"/>
      </w:pPr>
      <w:r>
        <w:rPr>
          <w:bCs/>
          <w:rFonts w:ascii="Times New Roman" w:hAnsi="Times New Roman" w:eastAsia="Times New Roman" w:cs="Times New Roman"/>
          <w:b/>
          <w:sz w:val="26"/>
        </w:rPr>
        <w:t>ĐỒ ÁN MÔN HỌC MÁY HỌC NÂNG CAO</w:t>
      </w:r>
    </w:p>
    <w:p>
      <w:pPr>
        <w:pStyle w:val="BodyText"/>
        <w:jc w:val="center"/>
      </w:pPr>
      <w:r>
        <w:rPr>
          <w:bCs/>
          <w:rFonts w:ascii="Times New Roman" w:hAnsi="Times New Roman" w:eastAsia="Times New Roman" w:cs="Times New Roman"/>
          <w:b/>
          <w:sz w:val="30"/>
        </w:rPr>
        <w:t xml:space="preserve">NGHIÊN CỨU VÀ XÂY DỰNG HỆ THỐNG SINH ẢNH X-QUANG MỐI HÀN TỔNG HỢP CÓ CHÚ THÍCH TỰ ĐỘNG</w:t>
      </w:r>
    </w:p>
    <w:p>
      <w:pPr>
        <w:pStyle w:val="BodyText"/>
        <w:jc w:val="center"/>
      </w:pPr>
      <w:r>
        <w:rPr>
          <w:bCs/>
          <w:rFonts w:ascii="Times New Roman" w:hAnsi="Times New Roman" w:eastAsia="Times New Roman" w:cs="Times New Roman"/>
          <w:b/>
          <w:sz w:val="30"/>
        </w:rPr>
        <w:t xml:space="preserve">SỬ DỤNG STABLE DIFFUSION 1.5 VÀ LoRA</w:t>
      </w:r>
    </w:p>
    <w:p>
      <w:pPr>
        <w:pStyle w:val="BodyText"/>
        <w:jc w:val="center"/>
      </w:pPr>
      <w:r>
        <w:rPr>
          <w:iCs/>
          <w:i/>
          <w:bCs/>
          <w:rFonts w:ascii="Times New Roman" w:hAnsi="Times New Roman" w:eastAsia="Times New Roman" w:cs="Times New Roman"/>
          <w:b/>
          <w:sz w:val="26"/>
        </w:rPr>
        <w:t xml:space="preserve">(Research and Development of an Automatically Annotated Synthetic Weld Radiograph Generation System Using Stable Diffusion 1.5 and LoRA)</w:t>
      </w:r>
    </w:p>
    <w:p>
      <w:pPr>
        <w:pStyle w:val="BodyText"/>
        <w:jc w:val="center"/>
      </w:pPr>
      <w:r>
        <w:rPr>
          <w:bCs/>
          <w:rFonts w:ascii="Times New Roman" w:hAnsi="Times New Roman" w:eastAsia="Times New Roman" w:cs="Times New Roman"/>
          <w:b/>
          <w:sz w:val="26"/>
        </w:rPr>
        <w:t xml:space="preserve">CỬ NHÂN NGÀNH TRÍ TUỆ NHÂN TẠO</w:t>
      </w:r>
    </w:p>
    <w:p>
      <w:pPr>
        <w:pStyle w:val="BodyText"/>
        <w:jc w:val="center"/>
      </w:pPr>
      <w:r>
        <w:rPr>
          <w:bCs/>
          <w:rFonts w:ascii="Times New Roman" w:hAnsi="Times New Roman" w:eastAsia="Times New Roman" w:cs="Times New Roman"/>
          <w:b/>
          <w:sz w:val="26"/>
        </w:rPr>
        <w:t xml:space="preserve">TP. HỒ CHÍ MINH, 2026</w:t>
      </w:r>
    </w:p>
    <w:p>
      <w:r>
        <w:br w:type="page"/>
      </w:r>
    </w:p>
    <w:p>
      <w:pPr>
        <w:pStyle w:val="BodyText"/>
        <w:jc w:val="center"/>
      </w:pPr>
      <w:r>
        <w:rPr>
          <w:bCs/>
          <w:rFonts w:ascii="Times New Roman" w:hAnsi="Times New Roman" w:eastAsia="Times New Roman" w:cs="Times New Roman"/>
          <w:b/>
          <w:sz w:val="26"/>
        </w:rPr>
        <w:t xml:space="preserve">ĐẠI HỌC QUỐC GIA TP. HỒ CHÍ MINH</w:t>
      </w:r>
    </w:p>
    <w:p>
      <w:pPr>
        <w:pStyle w:val="BodyText"/>
        <w:jc w:val="center"/>
      </w:pPr>
      <w:r>
        <w:rPr>
          <w:bCs/>
          <w:rFonts w:ascii="Times New Roman" w:hAnsi="Times New Roman" w:eastAsia="Times New Roman" w:cs="Times New Roman"/>
          <w:b/>
          <w:sz w:val="26"/>
        </w:rPr>
        <w:t xml:space="preserve">TRƯỜNG ĐẠI HỌC CÔNG NGHỆ THÔNG TIN</w:t>
      </w:r>
    </w:p>
    <w:p>
      <w:pPr>
        <w:pStyle w:val="BodyText"/>
        <w:jc w:val="center"/>
      </w:pPr>
      <w:r>
        <w:rPr>
          <w:bCs/>
          <w:rFonts w:ascii="Times New Roman" w:hAnsi="Times New Roman" w:eastAsia="Times New Roman" w:cs="Times New Roman"/>
          <w:b/>
          <w:sz w:val="26"/>
        </w:rPr>
        <w:t xml:space="preserve">TRUNG TÂM PHÁT TRIỂN CÔNG NGHỆ THÔNG TIN</w:t>
      </w:r>
    </w:p>
    <w:p>
      <w:pPr>
        <w:pStyle w:val="BodyText"/>
        <w:jc w:val="center"/>
      </w:pPr>
      <w:r>
        <w:rPr>
          <w:bCs/>
          <w:rFonts w:ascii="Times New Roman" w:hAnsi="Times New Roman" w:eastAsia="Times New Roman" w:cs="Times New Roman"/>
          <w:b/>
          <w:sz w:val="26"/>
        </w:rPr>
        <w:t xml:space="preserve">SINH VIÊN THỰC HIỆN</w:t>
      </w:r>
    </w:p>
    <w:p>
      <w:pPr>
        <w:pStyle w:val="BodyText"/>
        <w:jc w:val="center"/>
      </w:pPr>
      <w:r>
        <w:rPr>
          <w:bCs/>
          <w:rFonts w:ascii="Times New Roman" w:hAnsi="Times New Roman" w:eastAsia="Times New Roman" w:cs="Times New Roman"/>
          <w:b/>
          <w:sz w:val="26"/>
        </w:rPr>
        <w:t xml:space="preserve">TRƯƠNG NGỌC SƠN – 25210183</w:t>
      </w:r>
    </w:p>
    <w:p>
      <w:pPr>
        <w:pStyle w:val="BodyText"/>
        <w:jc w:val="center"/>
      </w:pPr>
      <w:r>
        <w:rPr>
          <w:bCs/>
          <w:rFonts w:ascii="Times New Roman" w:hAnsi="Times New Roman" w:eastAsia="Times New Roman" w:cs="Times New Roman"/>
          <w:b/>
          <w:sz w:val="26"/>
        </w:rPr>
        <w:t xml:space="preserve">TRẦN TÍN NGHĨA – 25210147</w:t>
      </w:r>
    </w:p>
    <w:p>
      <w:pPr>
        <w:pStyle w:val="BodyText"/>
        <w:jc w:val="center"/>
      </w:pPr>
      <w:r>
        <w:rPr>
          <w:bCs/>
          <w:rFonts w:ascii="Times New Roman" w:hAnsi="Times New Roman" w:eastAsia="Times New Roman" w:cs="Times New Roman"/>
          <w:b/>
          <w:sz w:val="26"/>
        </w:rPr>
        <w:t xml:space="preserve">HỒ THỊ MỸ PHƯƠNG – 25210170</w:t>
      </w:r>
    </w:p>
    <w:p>
      <w:pPr>
        <w:pStyle w:val="BodyText"/>
        <w:jc w:val="center"/>
      </w:pPr>
      <w:r>
        <w:rPr>
          <w:bCs/>
          <w:rFonts w:ascii="Times New Roman" w:hAnsi="Times New Roman" w:eastAsia="Times New Roman" w:cs="Times New Roman"/>
          <w:b/>
          <w:sz w:val="26"/>
        </w:rPr>
        <w:t>ĐỒ ÁN MÔN HỌC MÁY HỌC NÂNG CAO</w:t>
      </w:r>
    </w:p>
    <w:p>
      <w:pPr>
        <w:pStyle w:val="BodyText"/>
        <w:jc w:val="center"/>
      </w:pPr>
      <w:r>
        <w:rPr>
          <w:bCs/>
          <w:rFonts w:ascii="Times New Roman" w:hAnsi="Times New Roman" w:eastAsia="Times New Roman" w:cs="Times New Roman"/>
          <w:b/>
          <w:sz w:val="30"/>
        </w:rPr>
        <w:t xml:space="preserve">NGHIÊN CỨU VÀ XÂY DỰNG HỆ THỐNG SINH ẢNH X-QUANG MỐI HÀN TỔNG HỢP CÓ CHÚ THÍCH TỰ ĐỘNG</w:t>
      </w:r>
    </w:p>
    <w:p>
      <w:pPr>
        <w:pStyle w:val="BodyText"/>
        <w:jc w:val="center"/>
      </w:pPr>
      <w:r>
        <w:rPr>
          <w:bCs/>
          <w:rFonts w:ascii="Times New Roman" w:hAnsi="Times New Roman" w:eastAsia="Times New Roman" w:cs="Times New Roman"/>
          <w:b/>
          <w:sz w:val="30"/>
        </w:rPr>
        <w:t xml:space="preserve">SỬ DỤNG STABLE DIFFUSION 1.5 VÀ LoRA</w:t>
      </w:r>
    </w:p>
    <w:p>
      <w:pPr>
        <w:pStyle w:val="BodyText"/>
        <w:jc w:val="center"/>
      </w:pPr>
      <w:r>
        <w:rPr>
          <w:iCs/>
          <w:i/>
          <w:bCs/>
          <w:rFonts w:ascii="Times New Roman" w:hAnsi="Times New Roman" w:eastAsia="Times New Roman" w:cs="Times New Roman"/>
          <w:b/>
          <w:sz w:val="26"/>
        </w:rPr>
        <w:t xml:space="preserve">(Research and Development of an Automatically Annotated Synthetic Weld Radiograph Generation System Using Stable Diffusion 1.5 and LoRA)</w:t>
      </w:r>
    </w:p>
    <w:p>
      <w:pPr>
        <w:pStyle w:val="BodyText"/>
        <w:jc w:val="center"/>
      </w:pPr>
      <w:r>
        <w:rPr>
          <w:bCs/>
          <w:rFonts w:ascii="Times New Roman" w:hAnsi="Times New Roman" w:eastAsia="Times New Roman" w:cs="Times New Roman"/>
          <w:b/>
          <w:sz w:val="26"/>
        </w:rPr>
        <w:t xml:space="preserve">CỬ NHÂN NGÀNH TRÍ TUỆ NHÂN TẠO</w:t>
      </w:r>
    </w:p>
    <w:p>
      <w:pPr>
        <w:pStyle w:val="BodyText"/>
        <w:jc w:val="center"/>
      </w:pPr>
      <w:r>
        <w:rPr>
          <w:bCs/>
          <w:rFonts w:ascii="Times New Roman" w:hAnsi="Times New Roman" w:eastAsia="Times New Roman" w:cs="Times New Roman"/>
          <w:b/>
          <w:sz w:val="26"/>
        </w:rPr>
        <w:t xml:space="preserve">GIẢNG VIÊN HƯỚNG DẪN</w:t>
      </w:r>
    </w:p>
    <w:p>
      <w:pPr>
        <w:pStyle w:val="BodyText"/>
        <w:jc w:val="center"/>
      </w:pPr>
      <w:r>
        <w:rPr>
          <w:bCs/>
          <w:rFonts w:ascii="Times New Roman" w:hAnsi="Times New Roman" w:eastAsia="Times New Roman" w:cs="Times New Roman"/>
          <w:b/>
          <w:sz w:val="26"/>
        </w:rPr>
        <w:t>ĐẶNG VIỆT DŨNG</w:t>
      </w:r>
    </w:p>
    <w:p>
      <w:pPr>
        <w:pStyle w:val="BodyText"/>
        <w:jc w:val="center"/>
      </w:pPr>
      <w:r>
        <w:rPr>
          <w:bCs/>
          <w:rFonts w:ascii="Times New Roman" w:hAnsi="Times New Roman" w:eastAsia="Times New Roman" w:cs="Times New Roman"/>
          <w:b/>
          <w:sz w:val="26"/>
        </w:rPr>
        <w:t xml:space="preserve">TP. HỒ CHÍ MINH, 2026</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LỜI CẢM ƠN</w:t>
      </w:r>
    </w:p>
    <w:p>
      <w:pPr>
        <w:pStyle w:val="BodyText"/>
        <w:spacing w:line="360" w:lineRule="auto" w:after="0"/>
        <w:ind w:firstLine="567"/>
        <w:jc w:val="both"/>
      </w:pPr>
      <w:r>
        <w:rPr>
          <w:rFonts w:ascii="Times New Roman" w:hAnsi="Times New Roman" w:eastAsia="Times New Roman" w:cs="Times New Roman"/>
          <w:sz w:val="26"/>
        </w:rPr>
        <w:t>Nhóm xin chân thành cảm ơn thầy Đặng Việt Dũng đã hướng dẫn và góp ý trong suốt quá trình thực hiện đồ án. Nhóm cũng cảm ơn nhóm nghiên cứu công bố bộ dữ liệu GDXray (Grupo de Diagnóstico por Rayos X, Đại học Công giáo Chile) và bộ RIAWELC đã cho phép sử dụng dữ liệu chụp ảnh phóng xạ mối hàn phục vụ nghiên cứu học thuật.</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MỤC LỤC</w:t>
      </w:r>
    </w:p>
    <w:p>
      <w:pPr>
        <w:spacing w:line="360" w:lineRule="auto" w:after="0"/>
        <w:ind w:firstLine="567"/>
        <w:jc w:val="both"/>
      </w:pPr>
      <w:r>
        <w:rPr>
          <w:rFonts w:ascii="Times New Roman" w:hAnsi="Times New Roman" w:eastAsia="Times New Roman" w:cs="Times New Roman"/>
          <w:sz w:val="26"/>
        </w:rPr>
        <w:fldChar w:fldCharType="begin" w:dirty="true"/>
      </w:r>
      <w:r>
        <w:rPr>
          <w:rFonts w:ascii="Times New Roman" w:hAnsi="Times New Roman" w:eastAsia="Times New Roman" w:cs="Times New Roman"/>
          <w:sz w:val="26"/>
        </w:rPr>
        <w:instrText xml:space="preserve"> TOC \o "1-3" \h \z \u </w:instrText>
      </w:r>
      <w:r>
        <w:rPr>
          <w:rFonts w:ascii="Times New Roman" w:hAnsi="Times New Roman" w:eastAsia="Times New Roman" w:cs="Times New Roman"/>
          <w:sz w:val="26"/>
        </w:rPr>
        <w:fldChar w:fldCharType="separate"/>
      </w:r>
      <w:r>
        <w:rPr>
          <w:rFonts w:ascii="Times New Roman" w:hAnsi="Times New Roman" w:eastAsia="Times New Roman" w:cs="Times New Roman"/>
          <w:sz w:val="26"/>
        </w:rPr>
        <w:t>Bấm phải chuột vào đây, chọn Update Field để hiện mục lục.</w:t>
      </w:r>
      <w:r>
        <w:rPr>
          <w:rFonts w:ascii="Times New Roman" w:hAnsi="Times New Roman" w:eastAsia="Times New Roman" w:cs="Times New Roman"/>
          <w:sz w:val="26"/>
        </w:rPr>
        <w:fldChar w:fldCharType="end"/>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DANH MỤC HÌNH VẼ</w:t>
      </w:r>
    </w:p>
    <w:p>
      <w:pPr>
        <w:pStyle w:val="BodyText"/>
        <w:spacing w:line="360" w:lineRule="auto" w:after="0"/>
        <w:ind w:firstLine="567"/>
        <w:jc w:val="both"/>
      </w:pPr>
      <w:r>
        <w:rPr>
          <w:rFonts w:ascii="Times New Roman" w:hAnsi="Times New Roman" w:eastAsia="Times New Roman" w:cs="Times New Roman"/>
          <w:sz w:val="26"/>
        </w:rPr>
        <w:t xml:space="preserve">Hình 1.1: Một phim chụp phóng xạ mối hàn thật của bộ GDXray W0003, kích thước 4984 × 1240 px</w:t>
      </w:r>
    </w:p>
    <w:p>
      <w:pPr>
        <w:pStyle w:val="BodyText"/>
        <w:spacing w:line="360" w:lineRule="auto" w:after="0"/>
        <w:ind w:firstLine="567"/>
        <w:jc w:val="both"/>
      </w:pPr>
      <w:r>
        <w:rPr>
          <w:rFonts w:ascii="Times New Roman" w:hAnsi="Times New Roman" w:eastAsia="Times New Roman" w:cs="Times New Roman"/>
          <w:sz w:val="26"/>
        </w:rPr>
        <w:t xml:space="preserve">Hình 3.1: Luồng dữ liệu của quy trình sinh ảnh hàng loạt, từ tệp cấu hình tới ảnh và chú thích</w:t>
      </w:r>
    </w:p>
    <w:p>
      <w:pPr>
        <w:pStyle w:val="BodyText"/>
        <w:spacing w:line="360" w:lineRule="auto" w:after="0"/>
        <w:ind w:firstLine="567"/>
        <w:jc w:val="both"/>
      </w:pPr>
      <w:r>
        <w:rPr>
          <w:rFonts w:ascii="Times New Roman" w:hAnsi="Times New Roman" w:eastAsia="Times New Roman" w:cs="Times New Roman"/>
          <w:sz w:val="26"/>
        </w:rPr>
        <w:t xml:space="preserve">Hình 3.2: Mặt nạ chú thích (trái) và mặt nạ inpaint sau khi giãn nở (phải) của cùng một vết nứt</w:t>
      </w:r>
    </w:p>
    <w:p>
      <w:pPr>
        <w:pStyle w:val="BodyText"/>
        <w:spacing w:line="360" w:lineRule="auto" w:after="0"/>
        <w:ind w:firstLine="567"/>
        <w:jc w:val="both"/>
      </w:pPr>
      <w:r>
        <w:rPr>
          <w:rFonts w:ascii="Times New Roman" w:hAnsi="Times New Roman" w:eastAsia="Times New Roman" w:cs="Times New Roman"/>
          <w:sz w:val="26"/>
        </w:rPr>
        <w:t xml:space="preserve">Hình 3.3: Ảnh nền sạch, mặt nạ chú thích và ảnh tổng hợp của một mẫu nứt</w:t>
      </w:r>
    </w:p>
    <w:p>
      <w:pPr>
        <w:pStyle w:val="BodyText"/>
        <w:spacing w:line="360" w:lineRule="auto" w:after="0"/>
        <w:ind w:firstLine="567"/>
        <w:jc w:val="both"/>
      </w:pPr>
      <w:r>
        <w:rPr>
          <w:rFonts w:ascii="Times New Roman" w:hAnsi="Times New Roman" w:eastAsia="Times New Roman" w:cs="Times New Roman"/>
          <w:sz w:val="26"/>
        </w:rPr>
        <w:t xml:space="preserve">Hình 4.1: Lưới ảnh mẫu của mười lớp khuyết tật sinh bằng quy trình có ControlNet</w:t>
      </w:r>
    </w:p>
    <w:p>
      <w:pPr>
        <w:pStyle w:val="BodyText"/>
        <w:spacing w:line="360" w:lineRule="auto" w:after="0"/>
        <w:ind w:firstLine="567"/>
        <w:jc w:val="both"/>
      </w:pPr>
      <w:r>
        <w:rPr>
          <w:rFonts w:ascii="Times New Roman" w:hAnsi="Times New Roman" w:eastAsia="Times New Roman" w:cs="Times New Roman"/>
          <w:sz w:val="26"/>
        </w:rPr>
        <w:t xml:space="preserve">Hình 4.2: Lưới ảnh mẫu của mười hai lớp khuyết tật khi tắt ControlNet</w:t>
      </w:r>
    </w:p>
    <w:p>
      <w:pPr>
        <w:pStyle w:val="BodyText"/>
        <w:spacing w:line="360" w:lineRule="auto" w:after="0"/>
        <w:ind w:firstLine="567"/>
        <w:jc w:val="both"/>
      </w:pPr>
      <w:r>
        <w:rPr>
          <w:rFonts w:ascii="Times New Roman" w:hAnsi="Times New Roman" w:eastAsia="Times New Roman" w:cs="Times New Roman"/>
          <w:sz w:val="26"/>
        </w:rPr>
        <w:t xml:space="preserve">Hình 4.3: Điểm tổng hợp xếp hạng sáu mô hình nền trên lớp nứt</w:t>
      </w:r>
    </w:p>
    <w:p>
      <w:pPr>
        <w:pStyle w:val="BodyText"/>
        <w:spacing w:line="360" w:lineRule="auto" w:after="0"/>
        <w:ind w:firstLine="567"/>
        <w:jc w:val="both"/>
      </w:pPr>
      <w:r>
        <w:rPr>
          <w:rFonts w:ascii="Times New Roman" w:hAnsi="Times New Roman" w:eastAsia="Times New Roman" w:cs="Times New Roman"/>
          <w:sz w:val="26"/>
        </w:rPr>
        <w:t xml:space="preserve">Hình 4.4: mAP của YOLOv8 theo tỷ lệ ảnh tổng hợp trộn vào tập huấn luyện</w:t>
      </w:r>
    </w:p>
    <w:p>
      <w:pPr>
        <w:pStyle w:val="BodyText"/>
        <w:spacing w:line="360" w:lineRule="auto" w:after="0"/>
        <w:ind w:firstLine="567"/>
        <w:jc w:val="both"/>
      </w:pPr>
      <w:r>
        <w:rPr>
          <w:rFonts w:ascii="Times New Roman" w:hAnsi="Times New Roman" w:eastAsia="Times New Roman" w:cs="Times New Roman"/>
          <w:sz w:val="26"/>
        </w:rPr>
        <w:t xml:space="preserve">Hình 4.5: Bộ sưu tập ảnh tổng hợp đại diện của các lớp khuyết tật</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DANH MỤC BẢNG</w:t>
      </w:r>
    </w:p>
    <w:p>
      <w:pPr>
        <w:pStyle w:val="BodyText"/>
        <w:spacing w:line="360" w:lineRule="auto" w:after="0"/>
        <w:ind w:firstLine="567"/>
        <w:jc w:val="both"/>
      </w:pPr>
      <w:r>
        <w:rPr>
          <w:rFonts w:ascii="Times New Roman" w:hAnsi="Times New Roman" w:eastAsia="Times New Roman" w:cs="Times New Roman"/>
          <w:sz w:val="26"/>
        </w:rPr>
        <w:t xml:space="preserve">Bảng 2.1: Nhóm khuyết tật mối hàn theo ISO 6520-1 và biểu hiện trên phim chụp phóng xạ</w:t>
      </w:r>
    </w:p>
    <w:p>
      <w:pPr>
        <w:pStyle w:val="BodyText"/>
        <w:spacing w:line="360" w:lineRule="auto" w:after="0"/>
        <w:ind w:firstLine="567"/>
        <w:jc w:val="both"/>
      </w:pPr>
      <w:r>
        <w:rPr>
          <w:rFonts w:ascii="Times New Roman" w:hAnsi="Times New Roman" w:eastAsia="Times New Roman" w:cs="Times New Roman"/>
          <w:sz w:val="26"/>
        </w:rPr>
        <w:t xml:space="preserve">Bảng 2.2: Các chỉ số đánh giá dùng trong đồ án</w:t>
      </w:r>
    </w:p>
    <w:p>
      <w:pPr>
        <w:pStyle w:val="BodyText"/>
        <w:spacing w:line="360" w:lineRule="auto" w:after="0"/>
        <w:ind w:firstLine="567"/>
        <w:jc w:val="both"/>
      </w:pPr>
      <w:r>
        <w:rPr>
          <w:rFonts w:ascii="Times New Roman" w:hAnsi="Times New Roman" w:eastAsia="Times New Roman" w:cs="Times New Roman"/>
          <w:sz w:val="26"/>
        </w:rPr>
        <w:t xml:space="preserve">Bảng 2.3: Cấu hình phần cứng dùng cho huấn luyện và sinh ảnh</w:t>
      </w:r>
    </w:p>
    <w:p>
      <w:pPr>
        <w:pStyle w:val="BodyText"/>
        <w:spacing w:line="360" w:lineRule="auto" w:after="0"/>
        <w:ind w:firstLine="567"/>
        <w:jc w:val="both"/>
      </w:pPr>
      <w:r>
        <w:rPr>
          <w:rFonts w:ascii="Times New Roman" w:hAnsi="Times New Roman" w:eastAsia="Times New Roman" w:cs="Times New Roman"/>
          <w:sz w:val="26"/>
        </w:rPr>
        <w:t xml:space="preserve">Bảng 3.1: Chín giai đoạn của quy trình và sản phẩm bàn giao của từng giai đoạn</w:t>
      </w:r>
    </w:p>
    <w:p>
      <w:pPr>
        <w:pStyle w:val="BodyText"/>
        <w:spacing w:line="360" w:lineRule="auto" w:after="0"/>
        <w:ind w:firstLine="567"/>
        <w:jc w:val="both"/>
      </w:pPr>
      <w:r>
        <w:rPr>
          <w:rFonts w:ascii="Times New Roman" w:hAnsi="Times New Roman" w:eastAsia="Times New Roman" w:cs="Times New Roman"/>
          <w:sz w:val="26"/>
        </w:rPr>
        <w:t xml:space="preserve">Bảng 3.2: Nguồn dữ liệu đầu vào và vai trò trong đồ án</w:t>
      </w:r>
    </w:p>
    <w:p>
      <w:pPr>
        <w:pStyle w:val="BodyText"/>
        <w:spacing w:line="360" w:lineRule="auto" w:after="0"/>
        <w:ind w:firstLine="567"/>
        <w:jc w:val="both"/>
      </w:pPr>
      <w:r>
        <w:rPr>
          <w:rFonts w:ascii="Times New Roman" w:hAnsi="Times New Roman" w:eastAsia="Times New Roman" w:cs="Times New Roman"/>
          <w:sz w:val="26"/>
        </w:rPr>
        <w:t xml:space="preserve">Bảng 3.3: Mười hai trình sinh mặt nạ và thuật toán hình thái tương ứng</w:t>
      </w:r>
    </w:p>
    <w:p>
      <w:pPr>
        <w:pStyle w:val="BodyText"/>
        <w:spacing w:line="360" w:lineRule="auto" w:after="0"/>
        <w:ind w:firstLine="567"/>
        <w:jc w:val="both"/>
      </w:pPr>
      <w:r>
        <w:rPr>
          <w:rFonts w:ascii="Times New Roman" w:hAnsi="Times New Roman" w:eastAsia="Times New Roman" w:cs="Times New Roman"/>
          <w:sz w:val="26"/>
        </w:rPr>
        <w:t xml:space="preserve">Bảng 3.4: So sánh hai đường mặt nạ</w:t>
      </w:r>
    </w:p>
    <w:p>
      <w:pPr>
        <w:pStyle w:val="BodyText"/>
        <w:spacing w:line="360" w:lineRule="auto" w:after="0"/>
        <w:ind w:firstLine="567"/>
        <w:jc w:val="both"/>
      </w:pPr>
      <w:r>
        <w:rPr>
          <w:rFonts w:ascii="Times New Roman" w:hAnsi="Times New Roman" w:eastAsia="Times New Roman" w:cs="Times New Roman"/>
          <w:sz w:val="26"/>
        </w:rPr>
        <w:t xml:space="preserve">Bảng 3.5: Siêu tham số huấn luyện LoRA</w:t>
      </w:r>
    </w:p>
    <w:p>
      <w:pPr>
        <w:pStyle w:val="BodyText"/>
        <w:spacing w:line="360" w:lineRule="auto" w:after="0"/>
        <w:ind w:firstLine="567"/>
        <w:jc w:val="both"/>
      </w:pPr>
      <w:r>
        <w:rPr>
          <w:rFonts w:ascii="Times New Roman" w:hAnsi="Times New Roman" w:eastAsia="Times New Roman" w:cs="Times New Roman"/>
          <w:sz w:val="26"/>
        </w:rPr>
        <w:t xml:space="preserve">Bảng 3.6: Các nút chính của quy trình ComfyUI và tham số</w:t>
      </w:r>
    </w:p>
    <w:p>
      <w:pPr>
        <w:pStyle w:val="BodyText"/>
        <w:spacing w:line="360" w:lineRule="auto" w:after="0"/>
        <w:ind w:firstLine="567"/>
        <w:jc w:val="both"/>
      </w:pPr>
      <w:r>
        <w:rPr>
          <w:rFonts w:ascii="Times New Roman" w:hAnsi="Times New Roman" w:eastAsia="Times New Roman" w:cs="Times New Roman"/>
          <w:sz w:val="26"/>
        </w:rPr>
        <w:t xml:space="preserve">Bảng 3.7: Tham số vận hành của bộ điều phối sinh ảnh hàng loạt</w:t>
      </w:r>
    </w:p>
    <w:p>
      <w:pPr>
        <w:pStyle w:val="BodyText"/>
        <w:spacing w:line="360" w:lineRule="auto" w:after="0"/>
        <w:ind w:firstLine="567"/>
        <w:jc w:val="both"/>
      </w:pPr>
      <w:r>
        <w:rPr>
          <w:rFonts w:ascii="Times New Roman" w:hAnsi="Times New Roman" w:eastAsia="Times New Roman" w:cs="Times New Roman"/>
          <w:sz w:val="26"/>
        </w:rPr>
        <w:t xml:space="preserve">Bảng 3.8: Hệ số làm tối theo lớp khuyết tật trong bước hậu xử lý</w:t>
      </w:r>
    </w:p>
    <w:p>
      <w:pPr>
        <w:pStyle w:val="BodyText"/>
        <w:spacing w:line="360" w:lineRule="auto" w:after="0"/>
        <w:ind w:firstLine="567"/>
        <w:jc w:val="both"/>
      </w:pPr>
      <w:r>
        <w:rPr>
          <w:rFonts w:ascii="Times New Roman" w:hAnsi="Times New Roman" w:eastAsia="Times New Roman" w:cs="Times New Roman"/>
          <w:sz w:val="26"/>
        </w:rPr>
        <w:t xml:space="preserve">Bảng 3.9: Các cổng chất lượng và ngưỡng chấp nhận</w:t>
      </w:r>
    </w:p>
    <w:p>
      <w:pPr>
        <w:pStyle w:val="BodyText"/>
        <w:spacing w:line="360" w:lineRule="auto" w:after="0"/>
        <w:ind w:firstLine="567"/>
        <w:jc w:val="both"/>
      </w:pPr>
      <w:r>
        <w:rPr>
          <w:rFonts w:ascii="Times New Roman" w:hAnsi="Times New Roman" w:eastAsia="Times New Roman" w:cs="Times New Roman"/>
          <w:sz w:val="26"/>
        </w:rPr>
        <w:t xml:space="preserve">Bảng 3.10: Quy mô mã nguồn theo mô-đun</w:t>
      </w:r>
    </w:p>
    <w:p>
      <w:pPr>
        <w:pStyle w:val="BodyText"/>
        <w:spacing w:line="360" w:lineRule="auto" w:after="0"/>
        <w:ind w:firstLine="567"/>
        <w:jc w:val="both"/>
      </w:pPr>
      <w:r>
        <w:rPr>
          <w:rFonts w:ascii="Times New Roman" w:hAnsi="Times New Roman" w:eastAsia="Times New Roman" w:cs="Times New Roman"/>
          <w:sz w:val="26"/>
        </w:rPr>
        <w:t xml:space="preserve">Bảng 4.1: Môi trường huấn luyện và sinh ảnh</w:t>
      </w:r>
    </w:p>
    <w:p>
      <w:pPr>
        <w:pStyle w:val="BodyText"/>
        <w:spacing w:line="360" w:lineRule="auto" w:after="0"/>
        <w:ind w:firstLine="567"/>
        <w:jc w:val="both"/>
      </w:pPr>
      <w:r>
        <w:rPr>
          <w:rFonts w:ascii="Times New Roman" w:hAnsi="Times New Roman" w:eastAsia="Times New Roman" w:cs="Times New Roman"/>
          <w:sz w:val="26"/>
        </w:rPr>
        <w:t xml:space="preserve">Bảng 4.2: Số ảnh đã sinh theo lớp khuyết tật</w:t>
      </w:r>
    </w:p>
    <w:p>
      <w:pPr>
        <w:pStyle w:val="BodyText"/>
        <w:spacing w:line="360" w:lineRule="auto" w:after="0"/>
        <w:ind w:firstLine="567"/>
        <w:jc w:val="both"/>
      </w:pPr>
      <w:r>
        <w:rPr>
          <w:rFonts w:ascii="Times New Roman" w:hAnsi="Times New Roman" w:eastAsia="Times New Roman" w:cs="Times New Roman"/>
          <w:sz w:val="26"/>
        </w:rPr>
        <w:t xml:space="preserve">Bảng 4.3: Kết quả so sánh sáu mô hình nền trên lớp nứt</w:t>
      </w:r>
    </w:p>
    <w:p>
      <w:pPr>
        <w:pStyle w:val="BodyText"/>
        <w:spacing w:line="360" w:lineRule="auto" w:after="0"/>
        <w:ind w:firstLine="567"/>
        <w:jc w:val="both"/>
      </w:pPr>
      <w:r>
        <w:rPr>
          <w:rFonts w:ascii="Times New Roman" w:hAnsi="Times New Roman" w:eastAsia="Times New Roman" w:cs="Times New Roman"/>
          <w:sz w:val="26"/>
        </w:rPr>
        <w:t xml:space="preserve">Bảng 4.4: Kết quả kiểm tra chất lượng trên lô 1.611 ảnh</w:t>
      </w:r>
    </w:p>
    <w:p>
      <w:pPr>
        <w:pStyle w:val="BodyText"/>
        <w:spacing w:line="360" w:lineRule="auto" w:after="0"/>
        <w:ind w:firstLine="567"/>
        <w:jc w:val="both"/>
      </w:pPr>
      <w:r>
        <w:rPr>
          <w:rFonts w:ascii="Times New Roman" w:hAnsi="Times New Roman" w:eastAsia="Times New Roman" w:cs="Times New Roman"/>
          <w:sz w:val="26"/>
        </w:rPr>
        <w:t xml:space="preserve">Bảng 4.5: Kết quả huấn luyện YOLOv8 theo tỷ lệ ảnh tổng hợp</w:t>
      </w:r>
    </w:p>
    <w:p>
      <w:pPr>
        <w:pStyle w:val="BodyText"/>
        <w:spacing w:line="360" w:lineRule="auto" w:after="0"/>
        <w:ind w:firstLine="567"/>
        <w:jc w:val="both"/>
      </w:pPr>
      <w:r>
        <w:rPr>
          <w:rFonts w:ascii="Times New Roman" w:hAnsi="Times New Roman" w:eastAsia="Times New Roman" w:cs="Times New Roman"/>
          <w:sz w:val="26"/>
        </w:rPr>
        <w:t xml:space="preserve">Bảng 4.6: Đối chiếu bộ chỉ tiêu đã chốt trước thực nghiệm với kết quả đo được</w:t>
      </w:r>
    </w:p>
    <w:p>
      <w:pPr>
        <w:pStyle w:val="BodyText"/>
        <w:spacing w:line="360" w:lineRule="auto" w:after="0"/>
        <w:ind w:firstLine="567"/>
        <w:jc w:val="both"/>
      </w:pPr>
      <w:r>
        <w:rPr>
          <w:rFonts w:ascii="Times New Roman" w:hAnsi="Times New Roman" w:eastAsia="Times New Roman" w:cs="Times New Roman"/>
          <w:sz w:val="26"/>
        </w:rPr>
        <w:t xml:space="preserve">Bảng 5.1: Sáu nhóm thay đổi đề xuất cho phiên bản kế tiếp và cổng kiểm tương ứng</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DANH MỤC TỪ VIẾT TẮT VÀ THUẬT NGỮ</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Từ viết tắt / thuật ngữ</w:t>
            </w:r>
          </w:p>
        </w:tc>
        <w:tc>
          <w:tcPr/>
          <w:p>
            <w:pPr>
              <w:pStyle w:val="Compact"/>
              <w:spacing w:line="240" w:lineRule="auto" w:after="0"/>
              <w:jc w:val="left"/>
            </w:pPr>
            <w:r>
              <w:rPr>
                <w:rFonts w:ascii="Times New Roman" w:hAnsi="Times New Roman" w:eastAsia="Times New Roman" w:cs="Times New Roman"/>
                <w:sz w:val="22"/>
              </w:rPr>
              <w:t xml:space="preserve">Tiếng Anh</w:t>
            </w:r>
          </w:p>
        </w:tc>
        <w:tc>
          <w:tcPr/>
          <w:p>
            <w:pPr>
              <w:pStyle w:val="Compact"/>
              <w:spacing w:line="240" w:lineRule="auto" w:after="0"/>
              <w:jc w:val="left"/>
            </w:pPr>
            <w:r>
              <w:rPr>
                <w:rFonts w:ascii="Times New Roman" w:hAnsi="Times New Roman" w:eastAsia="Times New Roman" w:cs="Times New Roman"/>
                <w:sz w:val="22"/>
              </w:rPr>
              <w:t xml:space="preserve">Giải thích</w:t>
            </w:r>
          </w:p>
        </w:tc>
      </w:tr>
      <w:tr>
        <w:tc>
          <w:tcPr/>
          <w:p>
            <w:pPr>
              <w:pStyle w:val="Compact"/>
              <w:spacing w:line="240" w:lineRule="auto" w:after="0"/>
              <w:jc w:val="left"/>
            </w:pPr>
            <w:r>
              <w:rPr>
                <w:rFonts w:ascii="Times New Roman" w:hAnsi="Times New Roman" w:eastAsia="Times New Roman" w:cs="Times New Roman"/>
                <w:sz w:val="22"/>
              </w:rPr>
              <w:t xml:space="preserve">AI</w:t>
            </w:r>
          </w:p>
        </w:tc>
        <w:tc>
          <w:tcPr/>
          <w:p>
            <w:pPr>
              <w:pStyle w:val="Compact"/>
              <w:spacing w:line="240" w:lineRule="auto" w:after="0"/>
              <w:jc w:val="left"/>
            </w:pPr>
            <w:r>
              <w:rPr>
                <w:rFonts w:ascii="Times New Roman" w:hAnsi="Times New Roman" w:eastAsia="Times New Roman" w:cs="Times New Roman"/>
                <w:sz w:val="22"/>
              </w:rPr>
              <w:t xml:space="preserve">Artificial Intelligence</w:t>
            </w:r>
          </w:p>
        </w:tc>
        <w:tc>
          <w:tcPr/>
          <w:p>
            <w:pPr>
              <w:pStyle w:val="Compact"/>
              <w:spacing w:line="240" w:lineRule="auto" w:after="0"/>
              <w:jc w:val="left"/>
            </w:pPr>
            <w:r>
              <w:rPr>
                <w:rFonts w:ascii="Times New Roman" w:hAnsi="Times New Roman" w:eastAsia="Times New Roman" w:cs="Times New Roman"/>
                <w:sz w:val="22"/>
              </w:rPr>
              <w:t xml:space="preserve">Trí tuệ nhân tạo</w:t>
            </w:r>
          </w:p>
        </w:tc>
      </w:tr>
      <w:tr>
        <w:tc>
          <w:tcPr/>
          <w:p>
            <w:pPr>
              <w:pStyle w:val="Compact"/>
              <w:spacing w:line="240" w:lineRule="auto" w:after="0"/>
              <w:jc w:val="left"/>
            </w:pPr>
            <w:r>
              <w:rPr>
                <w:rFonts w:ascii="Times New Roman" w:hAnsi="Times New Roman" w:eastAsia="Times New Roman" w:cs="Times New Roman"/>
                <w:sz w:val="22"/>
              </w:rPr>
              <w:t xml:space="preserve">API</w:t>
            </w:r>
          </w:p>
        </w:tc>
        <w:tc>
          <w:tcPr/>
          <w:p>
            <w:pPr>
              <w:pStyle w:val="Compact"/>
              <w:spacing w:line="240" w:lineRule="auto" w:after="0"/>
              <w:jc w:val="left"/>
            </w:pPr>
            <w:r>
              <w:rPr>
                <w:rFonts w:ascii="Times New Roman" w:hAnsi="Times New Roman" w:eastAsia="Times New Roman" w:cs="Times New Roman"/>
                <w:sz w:val="22"/>
              </w:rPr>
              <w:t xml:space="preserve">Application Programming Interface</w:t>
            </w:r>
          </w:p>
        </w:tc>
        <w:tc>
          <w:tcPr/>
          <w:p>
            <w:pPr>
              <w:pStyle w:val="Compact"/>
              <w:spacing w:line="240" w:lineRule="auto" w:after="0"/>
              <w:jc w:val="left"/>
            </w:pPr>
            <w:r>
              <w:rPr>
                <w:rFonts w:ascii="Times New Roman" w:hAnsi="Times New Roman" w:eastAsia="Times New Roman" w:cs="Times New Roman"/>
                <w:sz w:val="22"/>
              </w:rPr>
              <w:t xml:space="preserve">Giao diện lập trình ứng dụng; trong đồ án là REST API của ComfyUI</w:t>
            </w:r>
          </w:p>
        </w:tc>
      </w:tr>
      <w:tr>
        <w:tc>
          <w:tcPr/>
          <w:p>
            <w:pPr>
              <w:pStyle w:val="Compact"/>
              <w:spacing w:line="240" w:lineRule="auto" w:after="0"/>
              <w:jc w:val="left"/>
            </w:pPr>
            <w:r>
              <w:rPr>
                <w:rFonts w:ascii="Times New Roman" w:hAnsi="Times New Roman" w:eastAsia="Times New Roman" w:cs="Times New Roman"/>
                <w:sz w:val="22"/>
              </w:rPr>
              <w:t xml:space="preserve">bbox</w:t>
            </w:r>
          </w:p>
        </w:tc>
        <w:tc>
          <w:tcPr/>
          <w:p>
            <w:pPr>
              <w:pStyle w:val="Compact"/>
              <w:spacing w:line="240" w:lineRule="auto" w:after="0"/>
              <w:jc w:val="left"/>
            </w:pPr>
            <w:r>
              <w:rPr>
                <w:rFonts w:ascii="Times New Roman" w:hAnsi="Times New Roman" w:eastAsia="Times New Roman" w:cs="Times New Roman"/>
                <w:sz w:val="22"/>
              </w:rPr>
              <w:t xml:space="preserve">Bounding box</w:t>
            </w:r>
          </w:p>
        </w:tc>
        <w:tc>
          <w:tcPr/>
          <w:p>
            <w:pPr>
              <w:pStyle w:val="Compact"/>
              <w:spacing w:line="240" w:lineRule="auto" w:after="0"/>
              <w:jc w:val="left"/>
            </w:pPr>
            <w:r>
              <w:rPr>
                <w:rFonts w:ascii="Times New Roman" w:hAnsi="Times New Roman" w:eastAsia="Times New Roman" w:cs="Times New Roman"/>
                <w:sz w:val="22"/>
              </w:rPr>
              <w:t xml:space="preserve">Hộp bao quanh khuyết tật, thành phần của chú thích</w:t>
            </w:r>
          </w:p>
        </w:tc>
      </w:tr>
      <w:tr>
        <w:tc>
          <w:tcPr/>
          <w:p>
            <w:pPr>
              <w:pStyle w:val="Compact"/>
              <w:spacing w:line="240" w:lineRule="auto" w:after="0"/>
              <w:jc w:val="left"/>
            </w:pPr>
            <w:r>
              <w:rPr>
                <w:rFonts w:ascii="Times New Roman" w:hAnsi="Times New Roman" w:eastAsia="Times New Roman" w:cs="Times New Roman"/>
                <w:sz w:val="22"/>
              </w:rPr>
              <w:t xml:space="preserve">CFG</w:t>
            </w:r>
          </w:p>
        </w:tc>
        <w:tc>
          <w:tcPr/>
          <w:p>
            <w:pPr>
              <w:pStyle w:val="Compact"/>
              <w:spacing w:line="240" w:lineRule="auto" w:after="0"/>
              <w:jc w:val="left"/>
            </w:pPr>
            <w:r>
              <w:rPr>
                <w:rFonts w:ascii="Times New Roman" w:hAnsi="Times New Roman" w:eastAsia="Times New Roman" w:cs="Times New Roman"/>
                <w:sz w:val="22"/>
              </w:rPr>
              <w:t xml:space="preserve">Classifier-Free Guidance</w:t>
            </w:r>
          </w:p>
        </w:tc>
        <w:tc>
          <w:tcPr/>
          <w:p>
            <w:pPr>
              <w:pStyle w:val="Compact"/>
              <w:spacing w:line="240" w:lineRule="auto" w:after="0"/>
              <w:jc w:val="left"/>
            </w:pPr>
            <w:r>
              <w:rPr>
                <w:rFonts w:ascii="Times New Roman" w:hAnsi="Times New Roman" w:eastAsia="Times New Roman" w:cs="Times New Roman"/>
                <w:sz w:val="22"/>
              </w:rPr>
              <w:t xml:space="preserve">Hệ số dẫn hướng không cần bộ phân loại, điều chỉnh mức bám lời nhắc của mô hình khuếch tán</w:t>
            </w:r>
          </w:p>
        </w:tc>
      </w:tr>
      <w:tr>
        <w:tc>
          <w:tcPr/>
          <w:p>
            <w:pPr>
              <w:pStyle w:val="Compact"/>
              <w:spacing w:line="240" w:lineRule="auto" w:after="0"/>
              <w:jc w:val="left"/>
            </w:pPr>
            <w:r>
              <w:rPr>
                <w:rFonts w:ascii="Times New Roman" w:hAnsi="Times New Roman" w:eastAsia="Times New Roman" w:cs="Times New Roman"/>
                <w:sz w:val="22"/>
              </w:rPr>
              <w:t xml:space="preserve">CLIP</w:t>
            </w:r>
          </w:p>
        </w:tc>
        <w:tc>
          <w:tcPr/>
          <w:p>
            <w:pPr>
              <w:pStyle w:val="Compact"/>
              <w:spacing w:line="240" w:lineRule="auto" w:after="0"/>
              <w:jc w:val="left"/>
            </w:pPr>
            <w:r>
              <w:rPr>
                <w:rFonts w:ascii="Times New Roman" w:hAnsi="Times New Roman" w:eastAsia="Times New Roman" w:cs="Times New Roman"/>
                <w:sz w:val="22"/>
              </w:rPr>
              <w:t xml:space="preserve">Contrastive Language-Image Pre-training</w:t>
            </w:r>
          </w:p>
        </w:tc>
        <w:tc>
          <w:tcPr/>
          <w:p>
            <w:pPr>
              <w:pStyle w:val="Compact"/>
              <w:spacing w:line="240" w:lineRule="auto" w:after="0"/>
              <w:jc w:val="left"/>
            </w:pPr>
            <w:r>
              <w:rPr>
                <w:rFonts w:ascii="Times New Roman" w:hAnsi="Times New Roman" w:eastAsia="Times New Roman" w:cs="Times New Roman"/>
                <w:sz w:val="22"/>
              </w:rPr>
              <w:t xml:space="preserve">Bộ mã hoá văn bản và ảnh dùng làm điều kiện cho Stable Diffusion</w:t>
            </w:r>
          </w:p>
        </w:tc>
      </w:tr>
      <w:tr>
        <w:tc>
          <w:tcPr/>
          <w:p>
            <w:pPr>
              <w:pStyle w:val="Compact"/>
              <w:spacing w:line="240" w:lineRule="auto" w:after="0"/>
              <w:jc w:val="left"/>
            </w:pPr>
            <w:r>
              <w:rPr>
                <w:rFonts w:ascii="Times New Roman" w:hAnsi="Times New Roman" w:eastAsia="Times New Roman" w:cs="Times New Roman"/>
                <w:sz w:val="22"/>
              </w:rPr>
              <w:t xml:space="preserve">COCO</w:t>
            </w:r>
          </w:p>
        </w:tc>
        <w:tc>
          <w:tcPr/>
          <w:p>
            <w:pPr>
              <w:pStyle w:val="Compact"/>
              <w:spacing w:line="240" w:lineRule="auto" w:after="0"/>
              <w:jc w:val="left"/>
            </w:pPr>
            <w:r>
              <w:rPr>
                <w:rFonts w:ascii="Times New Roman" w:hAnsi="Times New Roman" w:eastAsia="Times New Roman" w:cs="Times New Roman"/>
                <w:sz w:val="22"/>
              </w:rPr>
              <w:t xml:space="preserve">Common Objects in Context</w:t>
            </w:r>
          </w:p>
        </w:tc>
        <w:tc>
          <w:tcPr/>
          <w:p>
            <w:pPr>
              <w:pStyle w:val="Compact"/>
              <w:spacing w:line="240" w:lineRule="auto" w:after="0"/>
              <w:jc w:val="left"/>
            </w:pPr>
            <w:r>
              <w:rPr>
                <w:rFonts w:ascii="Times New Roman" w:hAnsi="Times New Roman" w:eastAsia="Times New Roman" w:cs="Times New Roman"/>
                <w:sz w:val="22"/>
              </w:rPr>
              <w:t xml:space="preserve">Định dạng chú thích JSON gồm hộp bao và đa giác phân đoạn</w:t>
            </w:r>
          </w:p>
        </w:tc>
      </w:tr>
      <w:tr>
        <w:tc>
          <w:tcPr/>
          <w:p>
            <w:pPr>
              <w:pStyle w:val="Compact"/>
              <w:spacing w:line="240" w:lineRule="auto" w:after="0"/>
              <w:jc w:val="left"/>
            </w:pPr>
            <w:r>
              <w:rPr>
                <w:rFonts w:ascii="Times New Roman" w:hAnsi="Times New Roman" w:eastAsia="Times New Roman" w:cs="Times New Roman"/>
                <w:sz w:val="22"/>
              </w:rPr>
              <w:t xml:space="preserve">ControlNet</w:t>
            </w:r>
          </w:p>
        </w:tc>
        <w:tc>
          <w:tcPr/>
          <w:p>
            <w:pPr>
              <w:pStyle w:val="Compact"/>
              <w:spacing w:line="240" w:lineRule="auto" w:after="0"/>
              <w:jc w:val="left"/>
            </w:pPr>
            <w:r>
              <w:rPr>
                <w:rFonts w:ascii="Times New Roman" w:hAnsi="Times New Roman" w:eastAsia="Times New Roman" w:cs="Times New Roman"/>
                <w:sz w:val="22"/>
              </w:rPr>
              <w:t xml:space="preserve">ControlNet</w:t>
            </w:r>
          </w:p>
        </w:tc>
        <w:tc>
          <w:tcPr/>
          <w:p>
            <w:pPr>
              <w:pStyle w:val="Compact"/>
              <w:spacing w:line="240" w:lineRule="auto" w:after="0"/>
              <w:jc w:val="left"/>
            </w:pPr>
            <w:r>
              <w:rPr>
                <w:rFonts w:ascii="Times New Roman" w:hAnsi="Times New Roman" w:eastAsia="Times New Roman" w:cs="Times New Roman"/>
                <w:sz w:val="22"/>
              </w:rPr>
              <w:t xml:space="preserve">Mạng phụ gắn vào U-Net, ép mô hình khuếch tán bám theo điều kiện không gian</w:t>
            </w:r>
          </w:p>
        </w:tc>
      </w:tr>
      <w:tr>
        <w:tc>
          <w:tcPr/>
          <w:p>
            <w:pPr>
              <w:pStyle w:val="Compact"/>
              <w:spacing w:line="240" w:lineRule="auto" w:after="0"/>
              <w:jc w:val="left"/>
            </w:pPr>
            <w:r>
              <w:rPr>
                <w:rFonts w:ascii="Times New Roman" w:hAnsi="Times New Roman" w:eastAsia="Times New Roman" w:cs="Times New Roman"/>
                <w:sz w:val="22"/>
              </w:rPr>
              <w:t xml:space="preserve">DDPM</w:t>
            </w:r>
          </w:p>
        </w:tc>
        <w:tc>
          <w:tcPr/>
          <w:p>
            <w:pPr>
              <w:pStyle w:val="Compact"/>
              <w:spacing w:line="240" w:lineRule="auto" w:after="0"/>
              <w:jc w:val="left"/>
            </w:pPr>
            <w:r>
              <w:rPr>
                <w:rFonts w:ascii="Times New Roman" w:hAnsi="Times New Roman" w:eastAsia="Times New Roman" w:cs="Times New Roman"/>
                <w:sz w:val="22"/>
              </w:rPr>
              <w:t xml:space="preserve">Denoising Diffusion Probabilistic Model</w:t>
            </w:r>
          </w:p>
        </w:tc>
        <w:tc>
          <w:tcPr/>
          <w:p>
            <w:pPr>
              <w:pStyle w:val="Compact"/>
              <w:spacing w:line="240" w:lineRule="auto" w:after="0"/>
              <w:jc w:val="left"/>
            </w:pPr>
            <w:r>
              <w:rPr>
                <w:rFonts w:ascii="Times New Roman" w:hAnsi="Times New Roman" w:eastAsia="Times New Roman" w:cs="Times New Roman"/>
                <w:sz w:val="22"/>
              </w:rPr>
              <w:t xml:space="preserve">Mô hình khuếch tán khử nhiễu, nền tảng lý thuyết của Stable Diffusion</w:t>
            </w:r>
          </w:p>
        </w:tc>
      </w:tr>
      <w:tr>
        <w:tc>
          <w:tcPr/>
          <w:p>
            <w:pPr>
              <w:pStyle w:val="Compact"/>
              <w:spacing w:line="240" w:lineRule="auto" w:after="0"/>
              <w:jc w:val="left"/>
            </w:pPr>
            <w:r>
              <w:rPr>
                <w:rFonts w:ascii="Times New Roman" w:hAnsi="Times New Roman" w:eastAsia="Times New Roman" w:cs="Times New Roman"/>
                <w:sz w:val="22"/>
              </w:rPr>
              <w:t xml:space="preserve">FID</w:t>
            </w:r>
          </w:p>
        </w:tc>
        <w:tc>
          <w:tcPr/>
          <w:p>
            <w:pPr>
              <w:pStyle w:val="Compact"/>
              <w:spacing w:line="240" w:lineRule="auto" w:after="0"/>
              <w:jc w:val="left"/>
            </w:pPr>
            <w:r>
              <w:rPr>
                <w:rFonts w:ascii="Times New Roman" w:hAnsi="Times New Roman" w:eastAsia="Times New Roman" w:cs="Times New Roman"/>
                <w:sz w:val="22"/>
              </w:rPr>
              <w:t xml:space="preserve">Fréchet Inception Distance</w:t>
            </w:r>
          </w:p>
        </w:tc>
        <w:tc>
          <w:tcPr/>
          <w:p>
            <w:pPr>
              <w:pStyle w:val="Compact"/>
              <w:spacing w:line="240" w:lineRule="auto" w:after="0"/>
              <w:jc w:val="left"/>
            </w:pPr>
            <w:r>
              <w:rPr>
                <w:rFonts w:ascii="Times New Roman" w:hAnsi="Times New Roman" w:eastAsia="Times New Roman" w:cs="Times New Roman"/>
                <w:sz w:val="22"/>
              </w:rPr>
              <w:t xml:space="preserve">Khoảng cách Fréchet giữa phân bố đặc trưng của ảnh thật và ảnh sinh, càng nhỏ càng giống</w:t>
            </w:r>
          </w:p>
        </w:tc>
      </w:tr>
      <w:tr>
        <w:tc>
          <w:tcPr/>
          <w:p>
            <w:pPr>
              <w:pStyle w:val="Compact"/>
              <w:spacing w:line="240" w:lineRule="auto" w:after="0"/>
              <w:jc w:val="left"/>
            </w:pPr>
            <w:r>
              <w:rPr>
                <w:rFonts w:ascii="Times New Roman" w:hAnsi="Times New Roman" w:eastAsia="Times New Roman" w:cs="Times New Roman"/>
                <w:sz w:val="22"/>
              </w:rPr>
              <w:t xml:space="preserve">GAN</w:t>
            </w:r>
          </w:p>
        </w:tc>
        <w:tc>
          <w:tcPr/>
          <w:p>
            <w:pPr>
              <w:pStyle w:val="Compact"/>
              <w:spacing w:line="240" w:lineRule="auto" w:after="0"/>
              <w:jc w:val="left"/>
            </w:pPr>
            <w:r>
              <w:rPr>
                <w:rFonts w:ascii="Times New Roman" w:hAnsi="Times New Roman" w:eastAsia="Times New Roman" w:cs="Times New Roman"/>
                <w:sz w:val="22"/>
              </w:rPr>
              <w:t xml:space="preserve">Generative Adversarial Network</w:t>
            </w:r>
          </w:p>
        </w:tc>
        <w:tc>
          <w:tcPr/>
          <w:p>
            <w:pPr>
              <w:pStyle w:val="Compact"/>
              <w:spacing w:line="240" w:lineRule="auto" w:after="0"/>
              <w:jc w:val="left"/>
            </w:pPr>
            <w:r>
              <w:rPr>
                <w:rFonts w:ascii="Times New Roman" w:hAnsi="Times New Roman" w:eastAsia="Times New Roman" w:cs="Times New Roman"/>
                <w:sz w:val="22"/>
              </w:rPr>
              <w:t xml:space="preserve">Mạng sinh đối kháng</w:t>
            </w:r>
          </w:p>
        </w:tc>
      </w:tr>
      <w:tr>
        <w:tc>
          <w:tcPr/>
          <w:p>
            <w:pPr>
              <w:pStyle w:val="Compact"/>
              <w:spacing w:line="240" w:lineRule="auto" w:after="0"/>
              <w:jc w:val="left"/>
            </w:pPr>
            <w:r>
              <w:rPr>
                <w:rFonts w:ascii="Times New Roman" w:hAnsi="Times New Roman" w:eastAsia="Times New Roman" w:cs="Times New Roman"/>
                <w:sz w:val="22"/>
              </w:rPr>
              <w:t xml:space="preserve">GDXray</w:t>
            </w:r>
          </w:p>
        </w:tc>
        <w:tc>
          <w:tcPr/>
          <w:p>
            <w:pPr>
              <w:pStyle w:val="Compact"/>
              <w:spacing w:line="240" w:lineRule="auto" w:after="0"/>
              <w:jc w:val="left"/>
            </w:pPr>
            <w:r>
              <w:rPr>
                <w:rFonts w:ascii="Times New Roman" w:hAnsi="Times New Roman" w:eastAsia="Times New Roman" w:cs="Times New Roman"/>
                <w:sz w:val="22"/>
              </w:rPr>
              <w:t xml:space="preserve">Grupo de Diagnóstico por Rayos X</w:t>
            </w:r>
          </w:p>
        </w:tc>
        <w:tc>
          <w:tcPr/>
          <w:p>
            <w:pPr>
              <w:pStyle w:val="Compact"/>
              <w:spacing w:line="240" w:lineRule="auto" w:after="0"/>
              <w:jc w:val="left"/>
            </w:pPr>
            <w:r>
              <w:rPr>
                <w:rFonts w:ascii="Times New Roman" w:hAnsi="Times New Roman" w:eastAsia="Times New Roman" w:cs="Times New Roman"/>
                <w:sz w:val="22"/>
              </w:rPr>
              <w:t xml:space="preserve">Bộ dữ liệu ảnh chụp phóng xạ công khai của Đại học Công giáo Chile; nhóm W0003 là ảnh mối hàn</w:t>
            </w:r>
          </w:p>
        </w:tc>
      </w:tr>
      <w:tr>
        <w:tc>
          <w:tcPr/>
          <w:p>
            <w:pPr>
              <w:pStyle w:val="Compact"/>
              <w:spacing w:line="240" w:lineRule="auto" w:after="0"/>
              <w:jc w:val="left"/>
            </w:pPr>
            <w:r>
              <w:rPr>
                <w:rFonts w:ascii="Times New Roman" w:hAnsi="Times New Roman" w:eastAsia="Times New Roman" w:cs="Times New Roman"/>
                <w:sz w:val="22"/>
              </w:rPr>
              <w:t xml:space="preserve">Hard-negative</w:t>
            </w:r>
          </w:p>
        </w:tc>
        <w:tc>
          <w:tcPr/>
          <w:p>
            <w:pPr>
              <w:pStyle w:val="Compact"/>
              <w:spacing w:line="240" w:lineRule="auto" w:after="0"/>
              <w:jc w:val="left"/>
            </w:pPr>
            <w:r>
              <w:rPr>
                <w:rFonts w:ascii="Times New Roman" w:hAnsi="Times New Roman" w:eastAsia="Times New Roman" w:cs="Times New Roman"/>
                <w:sz w:val="22"/>
              </w:rPr>
              <w:t xml:space="preserve">Hard negative sample</w:t>
            </w:r>
          </w:p>
        </w:tc>
        <w:tc>
          <w:tcPr/>
          <w:p>
            <w:pPr>
              <w:pStyle w:val="Compact"/>
              <w:spacing w:line="240" w:lineRule="auto" w:after="0"/>
              <w:jc w:val="left"/>
            </w:pPr>
            <w:r>
              <w:rPr>
                <w:rFonts w:ascii="Times New Roman" w:hAnsi="Times New Roman" w:eastAsia="Times New Roman" w:cs="Times New Roman"/>
                <w:sz w:val="22"/>
              </w:rPr>
              <w:t xml:space="preserve">Mẫu âm tính khó, ảnh không có khuyết tật nhưng chứa cấu trúc dễ bị nhận nhầm thành khuyết tật</w:t>
            </w:r>
          </w:p>
        </w:tc>
      </w:tr>
      <w:tr>
        <w:tc>
          <w:tcPr/>
          <w:p>
            <w:pPr>
              <w:pStyle w:val="Compact"/>
              <w:spacing w:line="240" w:lineRule="auto" w:after="0"/>
              <w:jc w:val="left"/>
            </w:pPr>
            <w:r>
              <w:rPr>
                <w:rFonts w:ascii="Times New Roman" w:hAnsi="Times New Roman" w:eastAsia="Times New Roman" w:cs="Times New Roman"/>
                <w:sz w:val="22"/>
              </w:rPr>
              <w:t xml:space="preserve">Inpainting</w:t>
            </w:r>
          </w:p>
        </w:tc>
        <w:tc>
          <w:tcPr/>
          <w:p>
            <w:pPr>
              <w:pStyle w:val="Compact"/>
              <w:spacing w:line="240" w:lineRule="auto" w:after="0"/>
              <w:jc w:val="left"/>
            </w:pPr>
            <w:r>
              <w:rPr>
                <w:rFonts w:ascii="Times New Roman" w:hAnsi="Times New Roman" w:eastAsia="Times New Roman" w:cs="Times New Roman"/>
                <w:sz w:val="22"/>
              </w:rPr>
              <w:t xml:space="preserve">Inpainting</w:t>
            </w:r>
          </w:p>
        </w:tc>
        <w:tc>
          <w:tcPr/>
          <w:p>
            <w:pPr>
              <w:pStyle w:val="Compact"/>
              <w:spacing w:line="240" w:lineRule="auto" w:after="0"/>
              <w:jc w:val="left"/>
            </w:pPr>
            <w:r>
              <w:rPr>
                <w:rFonts w:ascii="Times New Roman" w:hAnsi="Times New Roman" w:eastAsia="Times New Roman" w:cs="Times New Roman"/>
                <w:sz w:val="22"/>
              </w:rPr>
              <w:t xml:space="preserve">Vẽ lại một vùng được che của ảnh, giữ nguyên phần còn lại</w:t>
            </w:r>
          </w:p>
        </w:tc>
      </w:tr>
      <w:tr>
        <w:tc>
          <w:tcPr/>
          <w:p>
            <w:pPr>
              <w:pStyle w:val="Compact"/>
              <w:spacing w:line="240" w:lineRule="auto" w:after="0"/>
              <w:jc w:val="left"/>
            </w:pPr>
            <w:r>
              <w:rPr>
                <w:rFonts w:ascii="Times New Roman" w:hAnsi="Times New Roman" w:eastAsia="Times New Roman" w:cs="Times New Roman"/>
                <w:sz w:val="22"/>
              </w:rPr>
              <w:t xml:space="preserve">IoU</w:t>
            </w:r>
          </w:p>
        </w:tc>
        <w:tc>
          <w:tcPr/>
          <w:p>
            <w:pPr>
              <w:pStyle w:val="Compact"/>
              <w:spacing w:line="240" w:lineRule="auto" w:after="0"/>
              <w:jc w:val="left"/>
            </w:pPr>
            <w:r>
              <w:rPr>
                <w:rFonts w:ascii="Times New Roman" w:hAnsi="Times New Roman" w:eastAsia="Times New Roman" w:cs="Times New Roman"/>
                <w:sz w:val="22"/>
              </w:rPr>
              <w:t xml:space="preserve">Intersection over Union</w:t>
            </w:r>
          </w:p>
        </w:tc>
        <w:tc>
          <w:tcPr/>
          <w:p>
            <w:pPr>
              <w:pStyle w:val="Compact"/>
              <w:spacing w:line="240" w:lineRule="auto" w:after="0"/>
              <w:jc w:val="left"/>
            </w:pPr>
            <w:r>
              <w:rPr>
                <w:rFonts w:ascii="Times New Roman" w:hAnsi="Times New Roman" w:eastAsia="Times New Roman" w:cs="Times New Roman"/>
                <w:sz w:val="22"/>
              </w:rPr>
              <w:t xml:space="preserve">Tỷ số diện tích giao trên diện tích hợp của hai vùng, dùng chấm điểm phát hiện</w:t>
            </w:r>
          </w:p>
        </w:tc>
      </w:tr>
      <w:tr>
        <w:tc>
          <w:tcPr/>
          <w:p>
            <w:pPr>
              <w:pStyle w:val="Compact"/>
              <w:spacing w:line="240" w:lineRule="auto" w:after="0"/>
              <w:jc w:val="left"/>
            </w:pPr>
            <w:r>
              <w:rPr>
                <w:rFonts w:ascii="Times New Roman" w:hAnsi="Times New Roman" w:eastAsia="Times New Roman" w:cs="Times New Roman"/>
                <w:sz w:val="22"/>
              </w:rPr>
              <w:t xml:space="preserve">ISO 6520-1</w:t>
            </w:r>
          </w:p>
        </w:tc>
        <w:tc>
          <w:tcPr/>
          <w:p>
            <w:pPr>
              <w:pStyle w:val="Compact"/>
              <w:spacing w:line="240" w:lineRule="auto" w:after="0"/>
              <w:jc w:val="left"/>
            </w:pPr>
            <w:r>
              <w:rPr>
                <w:rFonts w:ascii="Times New Roman" w:hAnsi="Times New Roman" w:eastAsia="Times New Roman" w:cs="Times New Roman"/>
                <w:sz w:val="22"/>
              </w:rPr>
              <w:t xml:space="preserve">ISO 6520-1</w:t>
            </w:r>
          </w:p>
        </w:tc>
        <w:tc>
          <w:tcPr/>
          <w:p>
            <w:pPr>
              <w:pStyle w:val="Compact"/>
              <w:spacing w:line="240" w:lineRule="auto" w:after="0"/>
              <w:jc w:val="left"/>
            </w:pPr>
            <w:r>
              <w:rPr>
                <w:rFonts w:ascii="Times New Roman" w:hAnsi="Times New Roman" w:eastAsia="Times New Roman" w:cs="Times New Roman"/>
                <w:sz w:val="22"/>
              </w:rPr>
              <w:t xml:space="preserve">Tiêu chuẩn phân loại khuyết tật hình học trong mối hàn kim loại</w:t>
            </w:r>
          </w:p>
        </w:tc>
      </w:tr>
      <w:tr>
        <w:tc>
          <w:tcPr/>
          <w:p>
            <w:pPr>
              <w:pStyle w:val="Compact"/>
              <w:spacing w:line="240" w:lineRule="auto" w:after="0"/>
              <w:jc w:val="left"/>
            </w:pPr>
            <w:r>
              <w:rPr>
                <w:rFonts w:ascii="Times New Roman" w:hAnsi="Times New Roman" w:eastAsia="Times New Roman" w:cs="Times New Roman"/>
                <w:sz w:val="22"/>
              </w:rPr>
              <w:t xml:space="preserve">KSampler</w:t>
            </w:r>
          </w:p>
        </w:tc>
        <w:tc>
          <w:tcPr/>
          <w:p>
            <w:pPr>
              <w:pStyle w:val="Compact"/>
              <w:spacing w:line="240" w:lineRule="auto" w:after="0"/>
              <w:jc w:val="left"/>
            </w:pPr>
            <w:r>
              <w:rPr>
                <w:rFonts w:ascii="Times New Roman" w:hAnsi="Times New Roman" w:eastAsia="Times New Roman" w:cs="Times New Roman"/>
                <w:sz w:val="22"/>
              </w:rPr>
              <w:t xml:space="preserve">K-Sampler</w:t>
            </w:r>
          </w:p>
        </w:tc>
        <w:tc>
          <w:tcPr/>
          <w:p>
            <w:pPr>
              <w:pStyle w:val="Compact"/>
              <w:spacing w:line="240" w:lineRule="auto" w:after="0"/>
              <w:jc w:val="left"/>
            </w:pPr>
            <w:r>
              <w:rPr>
                <w:rFonts w:ascii="Times New Roman" w:hAnsi="Times New Roman" w:eastAsia="Times New Roman" w:cs="Times New Roman"/>
                <w:sz w:val="22"/>
              </w:rPr>
              <w:t xml:space="preserve">Nút lấy mẫu khử nhiễu trong ComfyUI</w:t>
            </w:r>
          </w:p>
        </w:tc>
      </w:tr>
      <w:tr>
        <w:tc>
          <w:tcPr/>
          <w:p>
            <w:pPr>
              <w:pStyle w:val="Compact"/>
              <w:spacing w:line="240" w:lineRule="auto" w:after="0"/>
              <w:jc w:val="left"/>
            </w:pPr>
            <w:r>
              <w:rPr>
                <w:rFonts w:ascii="Times New Roman" w:hAnsi="Times New Roman" w:eastAsia="Times New Roman" w:cs="Times New Roman"/>
                <w:sz w:val="22"/>
              </w:rPr>
              <w:t xml:space="preserve">Latent</w:t>
            </w:r>
          </w:p>
        </w:tc>
        <w:tc>
          <w:tcPr/>
          <w:p>
            <w:pPr>
              <w:pStyle w:val="Compact"/>
              <w:spacing w:line="240" w:lineRule="auto" w:after="0"/>
              <w:jc w:val="left"/>
            </w:pPr>
            <w:r>
              <w:rPr>
                <w:rFonts w:ascii="Times New Roman" w:hAnsi="Times New Roman" w:eastAsia="Times New Roman" w:cs="Times New Roman"/>
                <w:sz w:val="22"/>
              </w:rPr>
              <w:t xml:space="preserve">Latent space</w:t>
            </w:r>
          </w:p>
        </w:tc>
        <w:tc>
          <w:tcPr/>
          <w:p>
            <w:pPr>
              <w:pStyle w:val="Compact"/>
              <w:spacing w:line="240" w:lineRule="auto" w:after="0"/>
              <w:jc w:val="left"/>
            </w:pPr>
            <w:r>
              <w:rPr>
                <w:rFonts w:ascii="Times New Roman" w:hAnsi="Times New Roman" w:eastAsia="Times New Roman" w:cs="Times New Roman"/>
                <w:sz w:val="22"/>
              </w:rPr>
              <w:t xml:space="preserve">Không gian tiềm ẩn độ phân giải thấp nơi quá trình khuếch tán diễn ra</w:t>
            </w:r>
          </w:p>
        </w:tc>
      </w:tr>
      <w:tr>
        <w:tc>
          <w:tcPr/>
          <w:p>
            <w:pPr>
              <w:pStyle w:val="Compact"/>
              <w:spacing w:line="240" w:lineRule="auto" w:after="0"/>
              <w:jc w:val="left"/>
            </w:pPr>
            <w:r>
              <w:rPr>
                <w:rFonts w:ascii="Times New Roman" w:hAnsi="Times New Roman" w:eastAsia="Times New Roman" w:cs="Times New Roman"/>
                <w:sz w:val="22"/>
              </w:rPr>
              <w:t xml:space="preserve">LoRA</w:t>
            </w:r>
          </w:p>
        </w:tc>
        <w:tc>
          <w:tcPr/>
          <w:p>
            <w:pPr>
              <w:pStyle w:val="Compact"/>
              <w:spacing w:line="240" w:lineRule="auto" w:after="0"/>
              <w:jc w:val="left"/>
            </w:pPr>
            <w:r>
              <w:rPr>
                <w:rFonts w:ascii="Times New Roman" w:hAnsi="Times New Roman" w:eastAsia="Times New Roman" w:cs="Times New Roman"/>
                <w:sz w:val="22"/>
              </w:rPr>
              <w:t xml:space="preserve">Low-Rank Adaptation</w:t>
            </w:r>
          </w:p>
        </w:tc>
        <w:tc>
          <w:tcPr/>
          <w:p>
            <w:pPr>
              <w:pStyle w:val="Compact"/>
              <w:spacing w:line="240" w:lineRule="auto" w:after="0"/>
              <w:jc w:val="left"/>
            </w:pPr>
            <w:r>
              <w:rPr>
                <w:rFonts w:ascii="Times New Roman" w:hAnsi="Times New Roman" w:eastAsia="Times New Roman" w:cs="Times New Roman"/>
                <w:sz w:val="22"/>
              </w:rPr>
              <w:t xml:space="preserve">Tinh chỉnh hạng thấp, chỉ huấn luyện hai ma trận nhỏ chèn vào lớp chú ý thay vì toàn bộ trọng số</w:t>
            </w:r>
          </w:p>
        </w:tc>
      </w:tr>
      <w:tr>
        <w:tc>
          <w:tcPr/>
          <w:p>
            <w:pPr>
              <w:pStyle w:val="Compact"/>
              <w:spacing w:line="240" w:lineRule="auto" w:after="0"/>
              <w:jc w:val="left"/>
            </w:pPr>
            <w:r>
              <w:rPr>
                <w:rFonts w:ascii="Times New Roman" w:hAnsi="Times New Roman" w:eastAsia="Times New Roman" w:cs="Times New Roman"/>
                <w:sz w:val="22"/>
              </w:rPr>
              <w:t xml:space="preserve">LoF</w:t>
            </w:r>
          </w:p>
        </w:tc>
        <w:tc>
          <w:tcPr/>
          <w:p>
            <w:pPr>
              <w:pStyle w:val="Compact"/>
              <w:spacing w:line="240" w:lineRule="auto" w:after="0"/>
              <w:jc w:val="left"/>
            </w:pPr>
            <w:r>
              <w:rPr>
                <w:rFonts w:ascii="Times New Roman" w:hAnsi="Times New Roman" w:eastAsia="Times New Roman" w:cs="Times New Roman"/>
                <w:sz w:val="22"/>
              </w:rPr>
              <w:t xml:space="preserve">Lack of Fusion</w:t>
            </w:r>
          </w:p>
        </w:tc>
        <w:tc>
          <w:tcPr/>
          <w:p>
            <w:pPr>
              <w:pStyle w:val="Compact"/>
              <w:spacing w:line="240" w:lineRule="auto" w:after="0"/>
              <w:jc w:val="left"/>
            </w:pPr>
            <w:r>
              <w:rPr>
                <w:rFonts w:ascii="Times New Roman" w:hAnsi="Times New Roman" w:eastAsia="Times New Roman" w:cs="Times New Roman"/>
                <w:sz w:val="22"/>
              </w:rPr>
              <w:t xml:space="preserve">Không ngấu, khuyết tật thiếu liên kết giữa kim loại mối hàn và kim loại cơ bản</w:t>
            </w:r>
          </w:p>
        </w:tc>
      </w:tr>
      <w:tr>
        <w:tc>
          <w:tcPr/>
          <w:p>
            <w:pPr>
              <w:pStyle w:val="Compact"/>
              <w:spacing w:line="240" w:lineRule="auto" w:after="0"/>
              <w:jc w:val="left"/>
            </w:pPr>
            <w:r>
              <w:rPr>
                <w:rFonts w:ascii="Times New Roman" w:hAnsi="Times New Roman" w:eastAsia="Times New Roman" w:cs="Times New Roman"/>
                <w:sz w:val="22"/>
              </w:rPr>
              <w:t xml:space="preserve">LoP</w:t>
            </w:r>
          </w:p>
        </w:tc>
        <w:tc>
          <w:tcPr/>
          <w:p>
            <w:pPr>
              <w:pStyle w:val="Compact"/>
              <w:spacing w:line="240" w:lineRule="auto" w:after="0"/>
              <w:jc w:val="left"/>
            </w:pPr>
            <w:r>
              <w:rPr>
                <w:rFonts w:ascii="Times New Roman" w:hAnsi="Times New Roman" w:eastAsia="Times New Roman" w:cs="Times New Roman"/>
                <w:sz w:val="22"/>
              </w:rPr>
              <w:t xml:space="preserve">Lack of Penetration</w:t>
            </w:r>
          </w:p>
        </w:tc>
        <w:tc>
          <w:tcPr/>
          <w:p>
            <w:pPr>
              <w:pStyle w:val="Compact"/>
              <w:spacing w:line="240" w:lineRule="auto" w:after="0"/>
              <w:jc w:val="left"/>
            </w:pPr>
            <w:r>
              <w:rPr>
                <w:rFonts w:ascii="Times New Roman" w:hAnsi="Times New Roman" w:eastAsia="Times New Roman" w:cs="Times New Roman"/>
                <w:sz w:val="22"/>
              </w:rPr>
              <w:t xml:space="preserve">Không thấu, khuyết tật thiếu ngấu chân mối hàn</w:t>
            </w:r>
          </w:p>
        </w:tc>
      </w:tr>
      <w:tr>
        <w:tc>
          <w:tcPr/>
          <w:p>
            <w:pPr>
              <w:pStyle w:val="Compact"/>
              <w:spacing w:line="240" w:lineRule="auto" w:after="0"/>
              <w:jc w:val="left"/>
            </w:pPr>
            <w:r>
              <w:rPr>
                <w:rFonts w:ascii="Times New Roman" w:hAnsi="Times New Roman" w:eastAsia="Times New Roman" w:cs="Times New Roman"/>
                <w:sz w:val="22"/>
              </w:rPr>
              <w:t xml:space="preserve">LoSWF</w:t>
            </w:r>
          </w:p>
        </w:tc>
        <w:tc>
          <w:tcPr/>
          <w:p>
            <w:pPr>
              <w:pStyle w:val="Compact"/>
              <w:spacing w:line="240" w:lineRule="auto" w:after="0"/>
              <w:jc w:val="left"/>
            </w:pPr>
            <w:r>
              <w:rPr>
                <w:rFonts w:ascii="Times New Roman" w:hAnsi="Times New Roman" w:eastAsia="Times New Roman" w:cs="Times New Roman"/>
                <w:sz w:val="22"/>
              </w:rPr>
              <w:t xml:space="preserve">Lack of Side Wall Fusion</w:t>
            </w:r>
          </w:p>
        </w:tc>
        <w:tc>
          <w:tcPr/>
          <w:p>
            <w:pPr>
              <w:pStyle w:val="Compact"/>
              <w:spacing w:line="240" w:lineRule="auto" w:after="0"/>
              <w:jc w:val="left"/>
            </w:pPr>
            <w:r>
              <w:rPr>
                <w:rFonts w:ascii="Times New Roman" w:hAnsi="Times New Roman" w:eastAsia="Times New Roman" w:cs="Times New Roman"/>
                <w:sz w:val="22"/>
              </w:rPr>
              <w:t xml:space="preserve">Không ngấu thành bên</w:t>
            </w:r>
          </w:p>
        </w:tc>
      </w:tr>
      <w:tr>
        <w:tc>
          <w:tcPr/>
          <w:p>
            <w:pPr>
              <w:pStyle w:val="Compact"/>
              <w:spacing w:line="240" w:lineRule="auto" w:after="0"/>
              <w:jc w:val="left"/>
            </w:pPr>
            <w:r>
              <w:rPr>
                <w:rFonts w:ascii="Times New Roman" w:hAnsi="Times New Roman" w:eastAsia="Times New Roman" w:cs="Times New Roman"/>
                <w:sz w:val="22"/>
              </w:rPr>
              <w:t xml:space="preserve">mAP</w:t>
            </w:r>
          </w:p>
        </w:tc>
        <w:tc>
          <w:tcPr/>
          <w:p>
            <w:pPr>
              <w:pStyle w:val="Compact"/>
              <w:spacing w:line="240" w:lineRule="auto" w:after="0"/>
              <w:jc w:val="left"/>
            </w:pPr>
            <w:r>
              <w:rPr>
                <w:rFonts w:ascii="Times New Roman" w:hAnsi="Times New Roman" w:eastAsia="Times New Roman" w:cs="Times New Roman"/>
                <w:sz w:val="22"/>
              </w:rPr>
              <w:t xml:space="preserve">mean Average Precision</w:t>
            </w:r>
          </w:p>
        </w:tc>
        <w:tc>
          <w:tcPr/>
          <w:p>
            <w:pPr>
              <w:pStyle w:val="Compact"/>
              <w:spacing w:line="240" w:lineRule="auto" w:after="0"/>
              <w:jc w:val="left"/>
            </w:pPr>
            <w:r>
              <w:rPr>
                <w:rFonts w:ascii="Times New Roman" w:hAnsi="Times New Roman" w:eastAsia="Times New Roman" w:cs="Times New Roman"/>
                <w:sz w:val="22"/>
              </w:rPr>
              <w:t xml:space="preserve">Trung bình độ chính xác trung bình, chỉ số chuẩn của bài toán phát hiện đối tượng</w:t>
            </w:r>
          </w:p>
        </w:tc>
      </w:tr>
      <w:tr>
        <w:tc>
          <w:tcPr/>
          <w:p>
            <w:pPr>
              <w:pStyle w:val="Compact"/>
              <w:spacing w:line="240" w:lineRule="auto" w:after="0"/>
              <w:jc w:val="left"/>
            </w:pPr>
            <w:r>
              <w:rPr>
                <w:rFonts w:ascii="Times New Roman" w:hAnsi="Times New Roman" w:eastAsia="Times New Roman" w:cs="Times New Roman"/>
                <w:sz w:val="22"/>
              </w:rPr>
              <w:t xml:space="preserve">Mask</w:t>
            </w:r>
          </w:p>
        </w:tc>
        <w:tc>
          <w:tcPr/>
          <w:p>
            <w:pPr>
              <w:pStyle w:val="Compact"/>
              <w:spacing w:line="240" w:lineRule="auto" w:after="0"/>
              <w:jc w:val="left"/>
            </w:pPr>
            <w:r>
              <w:rPr>
                <w:rFonts w:ascii="Times New Roman" w:hAnsi="Times New Roman" w:eastAsia="Times New Roman" w:cs="Times New Roman"/>
                <w:sz w:val="22"/>
              </w:rPr>
              <w:t xml:space="preserve">Mask</w:t>
            </w:r>
          </w:p>
        </w:tc>
        <w:tc>
          <w:tcPr/>
          <w:p>
            <w:pPr>
              <w:pStyle w:val="Compact"/>
              <w:spacing w:line="240" w:lineRule="auto" w:after="0"/>
              <w:jc w:val="left"/>
            </w:pPr>
            <w:r>
              <w:rPr>
                <w:rFonts w:ascii="Times New Roman" w:hAnsi="Times New Roman" w:eastAsia="Times New Roman" w:cs="Times New Roman"/>
                <w:sz w:val="22"/>
              </w:rPr>
              <w:t xml:space="preserve">Mặt nạ nhị phân đánh dấu vùng khuyết tật</w:t>
            </w:r>
          </w:p>
        </w:tc>
      </w:tr>
      <w:tr>
        <w:tc>
          <w:tcPr/>
          <w:p>
            <w:pPr>
              <w:pStyle w:val="Compact"/>
              <w:spacing w:line="240" w:lineRule="auto" w:after="0"/>
              <w:jc w:val="left"/>
            </w:pPr>
            <w:r>
              <w:rPr>
                <w:rFonts w:ascii="Times New Roman" w:hAnsi="Times New Roman" w:eastAsia="Times New Roman" w:cs="Times New Roman"/>
                <w:sz w:val="22"/>
              </w:rPr>
              <w:t xml:space="preserve">MTF</w:t>
            </w:r>
          </w:p>
        </w:tc>
        <w:tc>
          <w:tcPr/>
          <w:p>
            <w:pPr>
              <w:pStyle w:val="Compact"/>
              <w:spacing w:line="240" w:lineRule="auto" w:after="0"/>
              <w:jc w:val="left"/>
            </w:pPr>
            <w:r>
              <w:rPr>
                <w:rFonts w:ascii="Times New Roman" w:hAnsi="Times New Roman" w:eastAsia="Times New Roman" w:cs="Times New Roman"/>
                <w:sz w:val="22"/>
              </w:rPr>
              <w:t xml:space="preserve">Modulation Transfer Function</w:t>
            </w:r>
          </w:p>
        </w:tc>
        <w:tc>
          <w:tcPr/>
          <w:p>
            <w:pPr>
              <w:pStyle w:val="Compact"/>
              <w:spacing w:line="240" w:lineRule="auto" w:after="0"/>
              <w:jc w:val="left"/>
            </w:pPr>
            <w:r>
              <w:rPr>
                <w:rFonts w:ascii="Times New Roman" w:hAnsi="Times New Roman" w:eastAsia="Times New Roman" w:cs="Times New Roman"/>
                <w:sz w:val="22"/>
              </w:rPr>
              <w:t xml:space="preserve">Hàm truyền điều biến, mô tả khả năng tái hiện chi tiết của hệ thu ảnh</w:t>
            </w:r>
          </w:p>
        </w:tc>
      </w:tr>
      <w:tr>
        <w:tc>
          <w:tcPr/>
          <w:p>
            <w:pPr>
              <w:pStyle w:val="Compact"/>
              <w:spacing w:line="240" w:lineRule="auto" w:after="0"/>
              <w:jc w:val="left"/>
            </w:pPr>
            <w:r>
              <w:rPr>
                <w:rFonts w:ascii="Times New Roman" w:hAnsi="Times New Roman" w:eastAsia="Times New Roman" w:cs="Times New Roman"/>
                <w:sz w:val="22"/>
              </w:rPr>
              <w:t xml:space="preserve">NDT</w:t>
            </w:r>
          </w:p>
        </w:tc>
        <w:tc>
          <w:tcPr/>
          <w:p>
            <w:pPr>
              <w:pStyle w:val="Compact"/>
              <w:spacing w:line="240" w:lineRule="auto" w:after="0"/>
              <w:jc w:val="left"/>
            </w:pPr>
            <w:r>
              <w:rPr>
                <w:rFonts w:ascii="Times New Roman" w:hAnsi="Times New Roman" w:eastAsia="Times New Roman" w:cs="Times New Roman"/>
                <w:sz w:val="22"/>
              </w:rPr>
              <w:t xml:space="preserve">Non-Destructive Testing</w:t>
            </w:r>
          </w:p>
        </w:tc>
        <w:tc>
          <w:tcPr/>
          <w:p>
            <w:pPr>
              <w:pStyle w:val="Compact"/>
              <w:spacing w:line="240" w:lineRule="auto" w:after="0"/>
              <w:jc w:val="left"/>
            </w:pPr>
            <w:r>
              <w:rPr>
                <w:rFonts w:ascii="Times New Roman" w:hAnsi="Times New Roman" w:eastAsia="Times New Roman" w:cs="Times New Roman"/>
                <w:sz w:val="22"/>
              </w:rPr>
              <w:t xml:space="preserve">Kiểm tra không phá huỷ</w:t>
            </w:r>
          </w:p>
        </w:tc>
      </w:tr>
      <w:tr>
        <w:tc>
          <w:tcPr/>
          <w:p>
            <w:pPr>
              <w:pStyle w:val="Compact"/>
              <w:spacing w:line="240" w:lineRule="auto" w:after="0"/>
              <w:jc w:val="left"/>
            </w:pPr>
            <w:r>
              <w:rPr>
                <w:rFonts w:ascii="Times New Roman" w:hAnsi="Times New Roman" w:eastAsia="Times New Roman" w:cs="Times New Roman"/>
                <w:sz w:val="22"/>
              </w:rPr>
              <w:t xml:space="preserve">Penumbra</w:t>
            </w:r>
          </w:p>
        </w:tc>
        <w:tc>
          <w:tcPr/>
          <w:p>
            <w:pPr>
              <w:pStyle w:val="Compact"/>
              <w:spacing w:line="240" w:lineRule="auto" w:after="0"/>
              <w:jc w:val="left"/>
            </w:pPr>
            <w:r>
              <w:rPr>
                <w:rFonts w:ascii="Times New Roman" w:hAnsi="Times New Roman" w:eastAsia="Times New Roman" w:cs="Times New Roman"/>
                <w:sz w:val="22"/>
              </w:rPr>
              <w:t xml:space="preserve">Penumbra</w:t>
            </w:r>
          </w:p>
        </w:tc>
        <w:tc>
          <w:tcPr/>
          <w:p>
            <w:pPr>
              <w:pStyle w:val="Compact"/>
              <w:spacing w:line="240" w:lineRule="auto" w:after="0"/>
              <w:jc w:val="left"/>
            </w:pPr>
            <w:r>
              <w:rPr>
                <w:rFonts w:ascii="Times New Roman" w:hAnsi="Times New Roman" w:eastAsia="Times New Roman" w:cs="Times New Roman"/>
                <w:sz w:val="22"/>
              </w:rPr>
              <w:t xml:space="preserve">Bán dạ hình học ở biên ảnh phóng xạ do nguồn tia không phải điểm</w:t>
            </w:r>
          </w:p>
        </w:tc>
      </w:tr>
      <w:tr>
        <w:tc>
          <w:tcPr/>
          <w:p>
            <w:pPr>
              <w:pStyle w:val="Compact"/>
              <w:spacing w:line="240" w:lineRule="auto" w:after="0"/>
              <w:jc w:val="left"/>
            </w:pPr>
            <w:r>
              <w:rPr>
                <w:rFonts w:ascii="Times New Roman" w:hAnsi="Times New Roman" w:eastAsia="Times New Roman" w:cs="Times New Roman"/>
                <w:sz w:val="22"/>
              </w:rPr>
              <w:t xml:space="preserve">PNG</w:t>
            </w:r>
          </w:p>
        </w:tc>
        <w:tc>
          <w:tcPr/>
          <w:p>
            <w:pPr>
              <w:pStyle w:val="Compact"/>
              <w:spacing w:line="240" w:lineRule="auto" w:after="0"/>
              <w:jc w:val="left"/>
            </w:pPr>
            <w:r>
              <w:rPr>
                <w:rFonts w:ascii="Times New Roman" w:hAnsi="Times New Roman" w:eastAsia="Times New Roman" w:cs="Times New Roman"/>
                <w:sz w:val="22"/>
              </w:rPr>
              <w:t xml:space="preserve">Portable Network Graphics</w:t>
            </w:r>
          </w:p>
        </w:tc>
        <w:tc>
          <w:tcPr/>
          <w:p>
            <w:pPr>
              <w:pStyle w:val="Compact"/>
              <w:spacing w:line="240" w:lineRule="auto" w:after="0"/>
              <w:jc w:val="left"/>
            </w:pPr>
            <w:r>
              <w:rPr>
                <w:rFonts w:ascii="Times New Roman" w:hAnsi="Times New Roman" w:eastAsia="Times New Roman" w:cs="Times New Roman"/>
                <w:sz w:val="22"/>
              </w:rPr>
              <w:t xml:space="preserve">Định dạng ảnh nén không mất dữ liệu</w:t>
            </w:r>
          </w:p>
        </w:tc>
      </w:tr>
      <w:tr>
        <w:tc>
          <w:tcPr/>
          <w:p>
            <w:pPr>
              <w:pStyle w:val="Compact"/>
              <w:spacing w:line="240" w:lineRule="auto" w:after="0"/>
              <w:jc w:val="left"/>
            </w:pPr>
            <w:r>
              <w:rPr>
                <w:rFonts w:ascii="Times New Roman" w:hAnsi="Times New Roman" w:eastAsia="Times New Roman" w:cs="Times New Roman"/>
                <w:sz w:val="22"/>
              </w:rPr>
              <w:t xml:space="preserve">RIAWELC</w:t>
            </w:r>
          </w:p>
        </w:tc>
        <w:tc>
          <w:tcPr/>
          <w:p>
            <w:pPr>
              <w:pStyle w:val="Compact"/>
              <w:spacing w:line="240" w:lineRule="auto" w:after="0"/>
              <w:jc w:val="left"/>
            </w:pPr>
            <w:r>
              <w:rPr>
                <w:rFonts w:ascii="Times New Roman" w:hAnsi="Times New Roman" w:eastAsia="Times New Roman" w:cs="Times New Roman"/>
                <w:sz w:val="22"/>
              </w:rPr>
              <w:t xml:space="preserve">RIAWELC</w:t>
            </w:r>
          </w:p>
        </w:tc>
        <w:tc>
          <w:tcPr/>
          <w:p>
            <w:pPr>
              <w:pStyle w:val="Compact"/>
              <w:spacing w:line="240" w:lineRule="auto" w:after="0"/>
              <w:jc w:val="left"/>
            </w:pPr>
            <w:r>
              <w:rPr>
                <w:rFonts w:ascii="Times New Roman" w:hAnsi="Times New Roman" w:eastAsia="Times New Roman" w:cs="Times New Roman"/>
                <w:sz w:val="22"/>
              </w:rPr>
              <w:t xml:space="preserve">Bộ dữ liệu ảnh chụp phóng xạ mối hàn công khai, dùng bổ sung cho GDXray</w:t>
            </w:r>
          </w:p>
        </w:tc>
      </w:tr>
      <w:tr>
        <w:tc>
          <w:tcPr/>
          <w:p>
            <w:pPr>
              <w:pStyle w:val="Compact"/>
              <w:spacing w:line="240" w:lineRule="auto" w:after="0"/>
              <w:jc w:val="left"/>
            </w:pPr>
            <w:r>
              <w:rPr>
                <w:rFonts w:ascii="Times New Roman" w:hAnsi="Times New Roman" w:eastAsia="Times New Roman" w:cs="Times New Roman"/>
                <w:sz w:val="22"/>
              </w:rPr>
              <w:t xml:space="preserve">ROI</w:t>
            </w:r>
          </w:p>
        </w:tc>
        <w:tc>
          <w:tcPr/>
          <w:p>
            <w:pPr>
              <w:pStyle w:val="Compact"/>
              <w:spacing w:line="240" w:lineRule="auto" w:after="0"/>
              <w:jc w:val="left"/>
            </w:pPr>
            <w:r>
              <w:rPr>
                <w:rFonts w:ascii="Times New Roman" w:hAnsi="Times New Roman" w:eastAsia="Times New Roman" w:cs="Times New Roman"/>
                <w:sz w:val="22"/>
              </w:rPr>
              <w:t xml:space="preserve">Region of Interest</w:t>
            </w:r>
          </w:p>
        </w:tc>
        <w:tc>
          <w:tcPr/>
          <w:p>
            <w:pPr>
              <w:pStyle w:val="Compact"/>
              <w:spacing w:line="240" w:lineRule="auto" w:after="0"/>
              <w:jc w:val="left"/>
            </w:pPr>
            <w:r>
              <w:rPr>
                <w:rFonts w:ascii="Times New Roman" w:hAnsi="Times New Roman" w:eastAsia="Times New Roman" w:cs="Times New Roman"/>
                <w:sz w:val="22"/>
              </w:rPr>
              <w:t xml:space="preserve">Vùng quan tâm, ở đây là dải mối hàn trên phim</w:t>
            </w:r>
          </w:p>
        </w:tc>
      </w:tr>
      <w:tr>
        <w:tc>
          <w:tcPr/>
          <w:p>
            <w:pPr>
              <w:pStyle w:val="Compact"/>
              <w:spacing w:line="240" w:lineRule="auto" w:after="0"/>
              <w:jc w:val="left"/>
            </w:pPr>
            <w:r>
              <w:rPr>
                <w:rFonts w:ascii="Times New Roman" w:hAnsi="Times New Roman" w:eastAsia="Times New Roman" w:cs="Times New Roman"/>
                <w:sz w:val="22"/>
              </w:rPr>
              <w:t xml:space="preserve">RT</w:t>
            </w:r>
          </w:p>
        </w:tc>
        <w:tc>
          <w:tcPr/>
          <w:p>
            <w:pPr>
              <w:pStyle w:val="Compact"/>
              <w:spacing w:line="240" w:lineRule="auto" w:after="0"/>
              <w:jc w:val="left"/>
            </w:pPr>
            <w:r>
              <w:rPr>
                <w:rFonts w:ascii="Times New Roman" w:hAnsi="Times New Roman" w:eastAsia="Times New Roman" w:cs="Times New Roman"/>
                <w:sz w:val="22"/>
              </w:rPr>
              <w:t xml:space="preserve">Radiographic Testing</w:t>
            </w:r>
          </w:p>
        </w:tc>
        <w:tc>
          <w:tcPr/>
          <w:p>
            <w:pPr>
              <w:pStyle w:val="Compact"/>
              <w:spacing w:line="240" w:lineRule="auto" w:after="0"/>
              <w:jc w:val="left"/>
            </w:pPr>
            <w:r>
              <w:rPr>
                <w:rFonts w:ascii="Times New Roman" w:hAnsi="Times New Roman" w:eastAsia="Times New Roman" w:cs="Times New Roman"/>
                <w:sz w:val="22"/>
              </w:rPr>
              <w:t xml:space="preserve">Kiểm tra bằng chụp ảnh phóng xạ</w:t>
            </w:r>
          </w:p>
        </w:tc>
      </w:tr>
      <w:tr>
        <w:tc>
          <w:tcPr/>
          <w:p>
            <w:pPr>
              <w:pStyle w:val="Compact"/>
              <w:spacing w:line="240" w:lineRule="auto" w:after="0"/>
              <w:jc w:val="left"/>
            </w:pPr>
            <w:r>
              <w:rPr>
                <w:rFonts w:ascii="Times New Roman" w:hAnsi="Times New Roman" w:eastAsia="Times New Roman" w:cs="Times New Roman"/>
                <w:sz w:val="22"/>
              </w:rPr>
              <w:t xml:space="preserve">SD 1.5</w:t>
            </w:r>
          </w:p>
        </w:tc>
        <w:tc>
          <w:tcPr/>
          <w:p>
            <w:pPr>
              <w:pStyle w:val="Compact"/>
              <w:spacing w:line="240" w:lineRule="auto" w:after="0"/>
              <w:jc w:val="left"/>
            </w:pPr>
            <w:r>
              <w:rPr>
                <w:rFonts w:ascii="Times New Roman" w:hAnsi="Times New Roman" w:eastAsia="Times New Roman" w:cs="Times New Roman"/>
                <w:sz w:val="22"/>
              </w:rPr>
              <w:t xml:space="preserve">Stable Diffusion 1.5</w:t>
            </w:r>
          </w:p>
        </w:tc>
        <w:tc>
          <w:tcPr/>
          <w:p>
            <w:pPr>
              <w:pStyle w:val="Compact"/>
              <w:spacing w:line="240" w:lineRule="auto" w:after="0"/>
              <w:jc w:val="left"/>
            </w:pPr>
            <w:r>
              <w:rPr>
                <w:rFonts w:ascii="Times New Roman" w:hAnsi="Times New Roman" w:eastAsia="Times New Roman" w:cs="Times New Roman"/>
                <w:sz w:val="22"/>
              </w:rPr>
              <w:t xml:space="preserve">Mô hình khuếch tán tiềm ẩn văn bản sang ảnh, mô hình nền của đồ án</w:t>
            </w:r>
          </w:p>
        </w:tc>
      </w:tr>
      <w:tr>
        <w:tc>
          <w:tcPr/>
          <w:p>
            <w:pPr>
              <w:pStyle w:val="Compact"/>
              <w:spacing w:line="240" w:lineRule="auto" w:after="0"/>
              <w:jc w:val="left"/>
            </w:pPr>
            <w:r>
              <w:rPr>
                <w:rFonts w:ascii="Times New Roman" w:hAnsi="Times New Roman" w:eastAsia="Times New Roman" w:cs="Times New Roman"/>
                <w:sz w:val="22"/>
              </w:rPr>
              <w:t xml:space="preserve">SSIM</w:t>
            </w:r>
          </w:p>
        </w:tc>
        <w:tc>
          <w:tcPr/>
          <w:p>
            <w:pPr>
              <w:pStyle w:val="Compact"/>
              <w:spacing w:line="240" w:lineRule="auto" w:after="0"/>
              <w:jc w:val="left"/>
            </w:pPr>
            <w:r>
              <w:rPr>
                <w:rFonts w:ascii="Times New Roman" w:hAnsi="Times New Roman" w:eastAsia="Times New Roman" w:cs="Times New Roman"/>
                <w:sz w:val="22"/>
              </w:rPr>
              <w:t xml:space="preserve">Structural Similarity Index Measure</w:t>
            </w:r>
          </w:p>
        </w:tc>
        <w:tc>
          <w:tcPr/>
          <w:p>
            <w:pPr>
              <w:pStyle w:val="Compact"/>
              <w:spacing w:line="240" w:lineRule="auto" w:after="0"/>
              <w:jc w:val="left"/>
            </w:pPr>
            <w:r>
              <w:rPr>
                <w:rFonts w:ascii="Times New Roman" w:hAnsi="Times New Roman" w:eastAsia="Times New Roman" w:cs="Times New Roman"/>
                <w:sz w:val="22"/>
              </w:rPr>
              <w:t xml:space="preserve">Chỉ số tương đồng cấu trúc giữa hai ảnh</w:t>
            </w:r>
          </w:p>
        </w:tc>
      </w:tr>
      <w:tr>
        <w:tc>
          <w:tcPr/>
          <w:p>
            <w:pPr>
              <w:pStyle w:val="Compact"/>
              <w:spacing w:line="240" w:lineRule="auto" w:after="0"/>
              <w:jc w:val="left"/>
            </w:pPr>
            <w:r>
              <w:rPr>
                <w:rFonts w:ascii="Times New Roman" w:hAnsi="Times New Roman" w:eastAsia="Times New Roman" w:cs="Times New Roman"/>
                <w:sz w:val="22"/>
              </w:rPr>
              <w:t xml:space="preserve">U-Net</w:t>
            </w:r>
          </w:p>
        </w:tc>
        <w:tc>
          <w:tcPr/>
          <w:p>
            <w:pPr>
              <w:pStyle w:val="Compact"/>
              <w:spacing w:line="240" w:lineRule="auto" w:after="0"/>
              <w:jc w:val="left"/>
            </w:pPr>
            <w:r>
              <w:rPr>
                <w:rFonts w:ascii="Times New Roman" w:hAnsi="Times New Roman" w:eastAsia="Times New Roman" w:cs="Times New Roman"/>
                <w:sz w:val="22"/>
              </w:rPr>
              <w:t xml:space="preserve">U-Net</w:t>
            </w:r>
          </w:p>
        </w:tc>
        <w:tc>
          <w:tcPr/>
          <w:p>
            <w:pPr>
              <w:pStyle w:val="Compact"/>
              <w:spacing w:line="240" w:lineRule="auto" w:after="0"/>
              <w:jc w:val="left"/>
            </w:pPr>
            <w:r>
              <w:rPr>
                <w:rFonts w:ascii="Times New Roman" w:hAnsi="Times New Roman" w:eastAsia="Times New Roman" w:cs="Times New Roman"/>
                <w:sz w:val="22"/>
              </w:rPr>
              <w:t xml:space="preserve">Kiến trúc mạng khử nhiễu hình chữ U của Stable Diffusion</w:t>
            </w:r>
          </w:p>
        </w:tc>
      </w:tr>
      <w:tr>
        <w:tc>
          <w:tcPr/>
          <w:p>
            <w:pPr>
              <w:pStyle w:val="Compact"/>
              <w:spacing w:line="240" w:lineRule="auto" w:after="0"/>
              <w:jc w:val="left"/>
            </w:pPr>
            <w:r>
              <w:rPr>
                <w:rFonts w:ascii="Times New Roman" w:hAnsi="Times New Roman" w:eastAsia="Times New Roman" w:cs="Times New Roman"/>
                <w:sz w:val="22"/>
              </w:rPr>
              <w:t xml:space="preserve">VAE</w:t>
            </w:r>
          </w:p>
        </w:tc>
        <w:tc>
          <w:tcPr/>
          <w:p>
            <w:pPr>
              <w:pStyle w:val="Compact"/>
              <w:spacing w:line="240" w:lineRule="auto" w:after="0"/>
              <w:jc w:val="left"/>
            </w:pPr>
            <w:r>
              <w:rPr>
                <w:rFonts w:ascii="Times New Roman" w:hAnsi="Times New Roman" w:eastAsia="Times New Roman" w:cs="Times New Roman"/>
                <w:sz w:val="22"/>
              </w:rPr>
              <w:t xml:space="preserve">Variational Autoencoder</w:t>
            </w:r>
          </w:p>
        </w:tc>
        <w:tc>
          <w:tcPr/>
          <w:p>
            <w:pPr>
              <w:pStyle w:val="Compact"/>
              <w:spacing w:line="240" w:lineRule="auto" w:after="0"/>
              <w:jc w:val="left"/>
            </w:pPr>
            <w:r>
              <w:rPr>
                <w:rFonts w:ascii="Times New Roman" w:hAnsi="Times New Roman" w:eastAsia="Times New Roman" w:cs="Times New Roman"/>
                <w:sz w:val="22"/>
              </w:rPr>
              <w:t xml:space="preserve">Bộ tự mã hoá biến phân, chuyển ảnh giữa không gian pixel và không gian tiềm ẩn</w:t>
            </w:r>
          </w:p>
        </w:tc>
      </w:tr>
      <w:tr>
        <w:tc>
          <w:tcPr/>
          <w:p>
            <w:pPr>
              <w:pStyle w:val="Compact"/>
              <w:spacing w:line="240" w:lineRule="auto" w:after="0"/>
              <w:jc w:val="left"/>
            </w:pPr>
            <w:r>
              <w:rPr>
                <w:rFonts w:ascii="Times New Roman" w:hAnsi="Times New Roman" w:eastAsia="Times New Roman" w:cs="Times New Roman"/>
                <w:sz w:val="22"/>
              </w:rPr>
              <w:t xml:space="preserve">VRAM</w:t>
            </w:r>
          </w:p>
        </w:tc>
        <w:tc>
          <w:tcPr/>
          <w:p>
            <w:pPr>
              <w:pStyle w:val="Compact"/>
              <w:spacing w:line="240" w:lineRule="auto" w:after="0"/>
              <w:jc w:val="left"/>
            </w:pPr>
            <w:r>
              <w:rPr>
                <w:rFonts w:ascii="Times New Roman" w:hAnsi="Times New Roman" w:eastAsia="Times New Roman" w:cs="Times New Roman"/>
                <w:sz w:val="22"/>
              </w:rPr>
              <w:t xml:space="preserve">Video RAM</w:t>
            </w:r>
          </w:p>
        </w:tc>
        <w:tc>
          <w:tcPr/>
          <w:p>
            <w:pPr>
              <w:pStyle w:val="Compact"/>
              <w:spacing w:line="240" w:lineRule="auto" w:after="0"/>
              <w:jc w:val="left"/>
            </w:pPr>
            <w:r>
              <w:rPr>
                <w:rFonts w:ascii="Times New Roman" w:hAnsi="Times New Roman" w:eastAsia="Times New Roman" w:cs="Times New Roman"/>
                <w:sz w:val="22"/>
              </w:rPr>
              <w:t xml:space="preserve">Bộ nhớ của card đồ hoạ</w:t>
            </w:r>
          </w:p>
        </w:tc>
      </w:tr>
      <w:tr>
        <w:tc>
          <w:tcPr/>
          <w:p>
            <w:pPr>
              <w:pStyle w:val="Compact"/>
              <w:spacing w:line="240" w:lineRule="auto" w:after="0"/>
              <w:jc w:val="left"/>
            </w:pPr>
            <w:r>
              <w:rPr>
                <w:rFonts w:ascii="Times New Roman" w:hAnsi="Times New Roman" w:eastAsia="Times New Roman" w:cs="Times New Roman"/>
                <w:sz w:val="22"/>
              </w:rPr>
              <w:t xml:space="preserve">YOLO</w:t>
            </w:r>
          </w:p>
        </w:tc>
        <w:tc>
          <w:tcPr/>
          <w:p>
            <w:pPr>
              <w:pStyle w:val="Compact"/>
              <w:spacing w:line="240" w:lineRule="auto" w:after="0"/>
              <w:jc w:val="left"/>
            </w:pPr>
            <w:r>
              <w:rPr>
                <w:rFonts w:ascii="Times New Roman" w:hAnsi="Times New Roman" w:eastAsia="Times New Roman" w:cs="Times New Roman"/>
                <w:sz w:val="22"/>
              </w:rPr>
              <w:t xml:space="preserve">You Only Look Once</w:t>
            </w:r>
          </w:p>
        </w:tc>
        <w:tc>
          <w:tcPr/>
          <w:p>
            <w:pPr>
              <w:pStyle w:val="Compact"/>
              <w:spacing w:line="240" w:lineRule="auto" w:after="0"/>
              <w:jc w:val="left"/>
            </w:pPr>
            <w:r>
              <w:rPr>
                <w:rFonts w:ascii="Times New Roman" w:hAnsi="Times New Roman" w:eastAsia="Times New Roman" w:cs="Times New Roman"/>
                <w:sz w:val="22"/>
              </w:rPr>
              <w:t xml:space="preserve">Họ mô hình phát hiện đối tượng một giai đoạn; cũng là tên định dạng chú thích văn bản</w:t>
            </w:r>
          </w:p>
        </w:tc>
      </w:tr>
      <w:tr>
        <w:tc>
          <w:tcPr/>
          <w:p>
            <w:pPr>
              <w:pStyle w:val="Compact"/>
              <w:spacing w:line="240" w:lineRule="auto" w:after="0"/>
              <w:jc w:val="left"/>
            </w:pPr>
            <w:r>
              <w:rPr>
                <w:rFonts w:ascii="Times New Roman" w:hAnsi="Times New Roman" w:eastAsia="Times New Roman" w:cs="Times New Roman"/>
                <w:sz w:val="22"/>
              </w:rPr>
              <w:t xml:space="preserve">YOLOv8</w:t>
            </w:r>
          </w:p>
        </w:tc>
        <w:tc>
          <w:tcPr/>
          <w:p>
            <w:pPr>
              <w:pStyle w:val="Compact"/>
              <w:spacing w:line="240" w:lineRule="auto" w:after="0"/>
              <w:jc w:val="left"/>
            </w:pPr>
            <w:r>
              <w:rPr>
                <w:rFonts w:ascii="Times New Roman" w:hAnsi="Times New Roman" w:eastAsia="Times New Roman" w:cs="Times New Roman"/>
                <w:sz w:val="22"/>
              </w:rPr>
              <w:t xml:space="preserve">YOLO version 8</w:t>
            </w:r>
          </w:p>
        </w:tc>
        <w:tc>
          <w:tcPr/>
          <w:p>
            <w:pPr>
              <w:pStyle w:val="Compact"/>
              <w:spacing w:line="240" w:lineRule="auto" w:after="0"/>
              <w:jc w:val="left"/>
            </w:pPr>
            <w:r>
              <w:rPr>
                <w:rFonts w:ascii="Times New Roman" w:hAnsi="Times New Roman" w:eastAsia="Times New Roman" w:cs="Times New Roman"/>
                <w:sz w:val="22"/>
              </w:rPr>
              <w:t xml:space="preserve">Phiên bản YOLO của Ultralytics dùng để xác thực xuôi dòng</w:t>
            </w:r>
          </w:p>
        </w:tc>
      </w:tr>
    </w:tbl>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TÓM TẮT ĐỒ ÁN</w:t>
      </w:r>
    </w:p>
    <w:p>
      <w:pPr>
        <w:pStyle w:val="BodyText"/>
        <w:spacing w:line="360" w:lineRule="auto" w:after="0"/>
        <w:ind w:firstLine="567"/>
        <w:jc w:val="both"/>
      </w:pPr>
      <w:r>
        <w:rPr>
          <w:rFonts w:ascii="Times New Roman" w:hAnsi="Times New Roman" w:eastAsia="Times New Roman" w:cs="Times New Roman"/>
          <w:sz w:val="26"/>
        </w:rPr>
        <w:t xml:space="preserve">Kiểm tra mối hàn bằng chụp ảnh phóng xạ là khâu bắt buộc với bình chịu áp lực và đường ống công nghiệp, nhưng việc tự động hoá đọc phim bằng học sâu vướng một trở ngại cố hữu: dữ liệu huấn luyện quá ít và quá lệch. Bộ công khai lớn nhất cho mối hàn, GDXray W0003, chỉ có 73 phim với 876 khuyết tật được gán nhãn, trong đó nhiều lớp chưa tới 30 mẫu. Gán nhãn thủ công thì đắt và cần chuyên gia bậc II trở lên.</w:t>
      </w:r>
    </w:p>
    <w:p>
      <w:pPr>
        <w:pStyle w:val="BodyText"/>
        <w:spacing w:line="360" w:lineRule="auto" w:after="0"/>
        <w:ind w:firstLine="567"/>
        <w:jc w:val="both"/>
      </w:pPr>
      <w:r>
        <w:rPr>
          <w:rFonts w:ascii="Times New Roman" w:hAnsi="Times New Roman" w:eastAsia="Times New Roman" w:cs="Times New Roman"/>
          <w:sz w:val="26"/>
        </w:rPr>
        <w:t xml:space="preserve">Đồ án xây dựng The Data Mint, một quy trình sinh ảnh X-quang mối hàn tổng hợp có chú thích tự động. Hệ thống ghép ba thành phần: mặt nạ khuyết tật sinh theo thủ tục từ mô tả hình thái của ISO 6520-1, mười hai mô hình LoRA hạng 32 tinh chỉnh riêng cho từng lớp khuyết tật trên nền Stable Diffusion 1.5, và quy trình inpainting có ControlNet chạy qua REST API của ComfyUI. Chú thích COCO và YOLO sinh thẳng từ mặt nạ nên không cần gán nhãn tay. </w:t>
      </w:r>
      <w:del w:id="1055" w:author="AI Reviewer" w:date="2026-09-24T09:18:14Z">
        <w:r>
          <w:rPr>
            <w:rFonts w:ascii="Times New Roman" w:hAnsi="Times New Roman" w:eastAsia="Times New Roman" w:cs="Times New Roman"/>
            <w:sz w:val="26"/>
          </w:rPr>
          <w:delText xml:space="preserve">Toàn bộ 18.158 dòng mã Python được đóng gói sau một giao diện Gradio một nút bấm</w:delText>
        </w:r>
      </w:del>
      <w:ins w:id="1056" w:author="AI Reviewer" w:date="2026-09-24T09:18:14Z">
        <w:r>
          <w:rPr>
            <w:rFonts w:ascii="Times New Roman" w:hAnsi="Times New Roman" w:eastAsia="Times New Roman" w:cs="Times New Roman"/>
            <w:sz w:val="26"/>
          </w:rPr>
          <w:t xml:space="preserve">Toàn bộ 18.158 dòng mã Python đóng gói sau giao diện Gradio một nút bấm</w:t>
        </w:r>
      </w:ins>
      <w:r>
        <w:rPr>
          <w:rFonts w:ascii="Times New Roman" w:hAnsi="Times New Roman" w:eastAsia="Times New Roman" w:cs="Times New Roman"/>
          <w:sz w:val="26"/>
        </w:rPr>
        <w:t xml:space="preserve">, có điểm kiểm tra mỗi 100 ảnh, thử lại tự động và giám sát nhiệt GPU.</w:t>
      </w:r>
    </w:p>
    <w:p>
      <w:pPr>
        <w:pStyle w:val="BodyText"/>
        <w:spacing w:line="360" w:lineRule="auto" w:after="0"/>
        <w:ind w:firstLine="567"/>
        <w:jc w:val="both"/>
      </w:pPr>
      <w:r>
        <w:rPr>
          <w:rFonts w:ascii="Times New Roman" w:hAnsi="Times New Roman" w:eastAsia="Times New Roman" w:cs="Times New Roman"/>
          <w:sz w:val="26"/>
        </w:rPr>
        <w:t xml:space="preserve">Kết quả đo được: thông lượng 1.097 ảnh/giờ trên một card RTX 3090, tương đương 20.000 ảnh trong khoảng 18 giờ; SSIM bảo toàn nền đạt 0,976 trên mẫu 100 ảnh; trộn 20% ảnh tổng hợp vào tập huấn luyện nâng mAP@0,5 của YOLOv8 từ 68,5% lên 71,2%, trong khi huấn luyện chỉ bằng ảnh tổng hợp làm mAP tụt còn 58,3%. So sánh sáu mô hình nền cho thấy Stable Diffusion 1.5 gốc vẫn đứng đầu theo điểm tổng hợp (0,3527), các biến thể chuyên ảnh y tế không mang lại lợi thế.</w:t>
      </w:r>
    </w:p>
    <w:p>
      <w:pPr>
        <w:pStyle w:val="BodyText"/>
        <w:spacing w:line="360" w:lineRule="auto" w:after="0"/>
        <w:ind w:firstLine="567"/>
        <w:jc w:val="both"/>
      </w:pPr>
      <w:r>
        <w:rPr>
          <w:rFonts w:ascii="Times New Roman" w:hAnsi="Times New Roman" w:eastAsia="Times New Roman" w:cs="Times New Roman"/>
          <w:sz w:val="26"/>
        </w:rPr>
        <w:t xml:space="preserve">Đồ án cũng chỉ ra giới hạn của thiết kế hiện tại: bước hậu xử lý cưỡng bức quy ước vùng khuyết tật tối đã ghi đè phần lớn kết cấu do mô hình khuếch tán sinh ra, khiến diện mạo khuyết tật do mặt nạ quyết định chứ không phải do diffusion. Chương 5 đề xuất sáu nhóm thay đổi kèm cổng kiểm định định lượng để khắc phục.</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MỞ ĐẦU</w:t>
      </w:r>
    </w:p>
    <w:p>
      <w:pPr>
        <w:pStyle w:val="BodyText"/>
        <w:spacing w:line="360" w:lineRule="auto" w:after="0"/>
        <w:ind w:firstLine="567"/>
        <w:jc w:val="both"/>
      </w:pPr>
      <w:r>
        <w:rPr>
          <w:rFonts w:ascii="Times New Roman" w:hAnsi="Times New Roman" w:eastAsia="Times New Roman" w:cs="Times New Roman"/>
          <w:sz w:val="26"/>
        </w:rPr>
        <w:t xml:space="preserve">Một mối hàn nứt không bị phát hiện trên đường ống hơi cao áp có thể dẫn tới sự cố mất cả dây chuyền. Vì vậy quy phạm bắt buộc chụp ảnh phóng xạ và cho chuyên gia đọc phim. Khâu đọc phim đang là điểm nghẽn: phụ thuộc kinh nghiệm cá nhân, chậm, và kết quả thay đổi giữa hai người đọc.</w:t>
      </w:r>
    </w:p>
    <w:p>
      <w:pPr>
        <w:pStyle w:val="BodyText"/>
        <w:spacing w:line="360" w:lineRule="auto" w:after="0"/>
        <w:ind w:firstLine="567"/>
        <w:jc w:val="both"/>
      </w:pPr>
      <w:r>
        <w:rPr>
          <w:rFonts w:ascii="Times New Roman" w:hAnsi="Times New Roman" w:eastAsia="Times New Roman" w:cs="Times New Roman"/>
          <w:sz w:val="26"/>
        </w:rPr>
        <w:t xml:space="preserve">Học sâu có thể hỗ trợ khâu này, nhưng gặp rào cản dữ liệu. Ảnh chụp phóng xạ mối hàn là tài sản của nhà máy, hiếm khi công bố; các bộ công khai vừa nhỏ vừa lệch lớp nặng. Sinh dữ liệu tổng hợp là hướng đi hợp lý, với điều kiện ảnh sinh ra phải đủ giống thật để mô hình học được và nhãn phải đủ chính xác để không dạy sai.</w:t>
      </w:r>
    </w:p>
    <w:p>
      <w:pPr>
        <w:pStyle w:val="BodyText"/>
        <w:spacing w:line="360" w:lineRule="auto" w:after="0"/>
        <w:ind w:firstLine="567"/>
        <w:jc w:val="both"/>
      </w:pPr>
      <w:r>
        <w:rPr>
          <w:rFonts w:ascii="Times New Roman" w:hAnsi="Times New Roman" w:eastAsia="Times New Roman" w:cs="Times New Roman"/>
          <w:sz w:val="26"/>
        </w:rPr>
        <w:t xml:space="preserve">Dưới sự hướng dẫn của thầy Đặng Việt Dũng, nhóm thực hiện đồ </w:t>
      </w:r>
      <w:del w:id="1063" w:author="AI Reviewer" w:date="2026-09-24T09:18:14Z">
        <w:r>
          <w:rPr>
            <w:rFonts w:ascii="Times New Roman" w:hAnsi="Times New Roman" w:eastAsia="Times New Roman" w:cs="Times New Roman"/>
            <w:sz w:val="26"/>
          </w:rPr>
          <w:delText xml:space="preserve">án “Nghiên</w:delText>
        </w:r>
      </w:del>
      <w:ins w:id="1064" w:author="AI Reviewer" w:date="2026-09-24T09:18:14Z">
        <w:r>
          <w:rPr>
            <w:rFonts w:ascii="Times New Roman" w:hAnsi="Times New Roman" w:eastAsia="Times New Roman" w:cs="Times New Roman"/>
            <w:sz w:val="26"/>
          </w:rPr>
          <w:t xml:space="preserve">án "Nghiên</w:t>
        </w:r>
      </w:ins>
      <w:r>
        <w:rPr>
          <w:rFonts w:ascii="Times New Roman" w:hAnsi="Times New Roman" w:eastAsia="Times New Roman" w:cs="Times New Roman"/>
          <w:sz w:val="26"/>
        </w:rPr>
        <w:t xml:space="preserve"> cứu và xây dựng hệ thống sinh ảnh X-quang mối hàn tổng hợp có chú thích tự động sử dụng Stable Diffusion </w:t>
      </w:r>
      <w:del w:id="1065" w:author="AI Reviewer" w:date="2026-09-24T09:18:14Z">
        <w:r>
          <w:rPr>
            <w:rFonts w:ascii="Times New Roman" w:hAnsi="Times New Roman" w:eastAsia="Times New Roman" w:cs="Times New Roman"/>
            <w:sz w:val="26"/>
          </w:rPr>
          <w:delText xml:space="preserve">1.5 và LoRA”. Đồ</w:delText>
        </w:r>
      </w:del>
      <w:ins w:id="1066" w:author="AI Reviewer" w:date="2026-09-24T09:18:14Z">
        <w:r>
          <w:rPr>
            <w:rFonts w:ascii="Times New Roman" w:hAnsi="Times New Roman" w:eastAsia="Times New Roman" w:cs="Times New Roman"/>
            <w:sz w:val="26"/>
          </w:rPr>
          <w:t xml:space="preserve">1.5 và LoRA". Đồ</w:t>
        </w:r>
      </w:ins>
      <w:r>
        <w:rPr>
          <w:rFonts w:ascii="Times New Roman" w:hAnsi="Times New Roman" w:eastAsia="Times New Roman" w:cs="Times New Roman"/>
          <w:sz w:val="26"/>
        </w:rPr>
        <w:t xml:space="preserve"> án trả lời hai câu hỏi: hệ thống có sinh được ảnh mối hàn đủ chân thực với chú thích chính xác ở quy mô hàng chục nghìn ảnh hay không, và dữ liệu tổng hợp đó có thực sự nâng chất lượng mô hình phát hiện khuyết tật khi đo trên ảnh thật hay không.</w:t>
      </w:r>
    </w:p>
    <w:p>
      <w:pPr>
        <w:pStyle w:val="BodyText"/>
        <w:spacing w:line="360" w:lineRule="auto" w:after="0"/>
        <w:ind w:firstLine="567"/>
        <w:jc w:val="both"/>
      </w:pPr>
      <w:r>
        <w:rPr>
          <w:rFonts w:ascii="Times New Roman" w:hAnsi="Times New Roman" w:eastAsia="Times New Roman" w:cs="Times New Roman"/>
          <w:sz w:val="26"/>
        </w:rPr>
        <w:t xml:space="preserve">Báo cáo trình bày toàn bộ quá trình, từ bộ dữ liệu thật tới hệ thống chạy được, kèm kết quả đo và những hạn chế nhóm đã xác định.</w:t>
      </w:r>
    </w:p>
    <w:p>
      <w:r>
        <w:br w:type="page"/>
      </w:r>
    </w:p>
    <w:bookmarkStart w:id="27" w:name="chương-1.-tổng-quan-về-đề-tài"/>
    <w:p>
      <w:pPr>
        <w:pStyle w:val="Heading1"/>
      </w:pPr>
      <w:r>
        <w:t xml:space="preserve">Chương 1. TỔNG QUAN VỀ ĐỀ TÀI</w:t>
      </w:r>
    </w:p>
    <w:bookmarkStart w:id="23" w:name="đặt-vấn-đề-và-tính-cấp-thiết"/>
    <w:p>
      <w:pPr>
        <w:pStyle w:val="Heading2"/>
      </w:pPr>
      <w:r>
        <w:t xml:space="preserve">1.1. Đặt vấn đề và tính cấp thiết</w:t>
      </w:r>
    </w:p>
    <w:p>
      <w:pPr>
        <w:pStyle w:val="FirstParagraph"/>
        <w:spacing w:line="360" w:lineRule="auto" w:after="0"/>
        <w:ind w:firstLine="567"/>
        <w:jc w:val="both"/>
      </w:pPr>
      <w:r>
        <w:rPr>
          <w:rFonts w:ascii="Times New Roman" w:hAnsi="Times New Roman" w:eastAsia="Times New Roman" w:cs="Times New Roman"/>
          <w:sz w:val="26"/>
        </w:rPr>
        <w:t xml:space="preserve">Mối hàn là điểm yếu tự nhiên của kết cấu kim loại. Bình chịu áp lực, nồi hơi, đường ống dẫn dầu khí đều bắt buộc kiểm tra không phá huỷ mối hàn trước khi đưa vào vận hành và định kỳ trong suốt vòng đời. Trong các phương pháp kiểm tra không phá huỷ, chụp ảnh phóng xạ vẫn là phương pháp duy nhất cho hình ảnh trực tiếp của khuyết tật nằm bên trong chiều dày mối hàn, nên được quy phạm coi là bằng chứng nghiệm thu.</w:t>
      </w:r>
    </w:p>
    <w:p>
      <w:pPr>
        <w:pStyle w:val="BodyText"/>
        <w:spacing w:line="360" w:lineRule="auto" w:after="0"/>
        <w:ind w:firstLine="567"/>
        <w:jc w:val="both"/>
      </w:pPr>
      <w:r>
        <w:rPr>
          <w:rFonts w:ascii="Times New Roman" w:hAnsi="Times New Roman" w:eastAsia="Times New Roman" w:cs="Times New Roman"/>
          <w:sz w:val="26"/>
        </w:rPr>
        <w:t xml:space="preserve">Khâu đọc phim hiện do chuyên gia thực hiện thủ công và bộc lộ ba hạn chế. Thứ nhất, năng suất thấp: một phim dài cần vài phút tới vài chục phút, trong khi một đợt kiểm tra đường ống có thể sinh hàng nghìn phim. Thứ hai, kết quả không ổn định: hai chuyên gia đọc cùng một phim có thể kết luận khác nhau, nhất là với các khuyết tật nhỏ ở ngưỡng chấp nhận. Thứ ba, chi phí nhân lực cao: chứng chỉ đọc phim bậc II theo ISO 9712 đòi hỏi </w:t>
      </w:r>
      <w:del w:id="1001" w:author="AI Reviewer" w:date="2026-09-24T09:18:14Z">
        <w:r>
          <w:rPr>
            <w:rFonts w:ascii="Times New Roman" w:hAnsi="Times New Roman" w:eastAsia="Times New Roman" w:cs="Times New Roman"/>
            <w:sz w:val="26"/>
          </w:rPr>
          <w:delText xml:space="preserve">nhiều năm kinh nghiệm tích luỹ</w:delText>
        </w:r>
      </w:del>
      <w:ins w:id="1002" w:author="AI Reviewer" w:date="2026-09-24T09:18:14Z">
        <w:r>
          <w:rPr>
            <w:rFonts w:ascii="Times New Roman" w:hAnsi="Times New Roman" w:eastAsia="Times New Roman" w:cs="Times New Roman"/>
            <w:sz w:val="26"/>
          </w:rPr>
          <w:t xml:space="preserve">nhiều năm kinh nghiệm</w:t>
        </w:r>
      </w:ins>
      <w:r>
        <w:rPr>
          <w:rFonts w:ascii="Times New Roman" w:hAnsi="Times New Roman" w:eastAsia="Times New Roman" w:cs="Times New Roman"/>
          <w:sz w:val="26"/>
        </w:rPr>
        <w:t xml:space="preserve">.</w:t>
      </w:r>
    </w:p>
    <w:p>
      <w:pPr>
        <w:pStyle w:val="BodyText"/>
        <w:spacing w:line="360" w:lineRule="auto" w:after="0"/>
        <w:ind w:firstLine="567"/>
        <w:jc w:val="both"/>
      </w:pPr>
      <w:r>
        <w:rPr>
          <w:rFonts w:ascii="Times New Roman" w:hAnsi="Times New Roman" w:eastAsia="Times New Roman" w:cs="Times New Roman"/>
          <w:sz w:val="26"/>
        </w:rPr>
        <w:t xml:space="preserve">Học sâu, cụ thể là các mô hình phát hiện đối tượng họ YOLO hoặc Faster R-CNN, đã chứng minh hiệu quả trên nhiều bài toán kiểm tra công nghiệp. Áp dụng vào đọc phim mối hàn lại vướng một trở ngại khó vượt: thiếu dữ liệu huấn luyện. Nguyên nhân có ba lớp.</w:t>
      </w:r>
    </w:p>
    <w:p>
      <w:pPr>
        <w:pStyle w:val="BodyText"/>
        <w:spacing w:line="360" w:lineRule="auto" w:after="0"/>
        <w:ind w:firstLine="567"/>
        <w:jc w:val="both"/>
      </w:pPr>
      <w:r>
        <w:rPr>
          <w:rFonts w:ascii="Times New Roman" w:hAnsi="Times New Roman" w:eastAsia="Times New Roman" w:cs="Times New Roman"/>
          <w:sz w:val="26"/>
        </w:rPr>
        <w:t xml:space="preserve">Lớp thứ nhất là tính bảo mật. Phim chụp mối hàn gắn với hồ sơ nghiệm thu công trình, thuộc tài liệu nội bộ của chủ đầu tư và đơn vị kiểm định, gần như không được công bố.</w:t>
      </w:r>
    </w:p>
    <w:p>
      <w:pPr>
        <w:pStyle w:val="BodyText"/>
        <w:spacing w:line="360" w:lineRule="auto" w:after="0"/>
        <w:ind w:firstLine="567"/>
        <w:jc w:val="both"/>
      </w:pPr>
      <w:r>
        <w:rPr>
          <w:rFonts w:ascii="Times New Roman" w:hAnsi="Times New Roman" w:eastAsia="Times New Roman" w:cs="Times New Roman"/>
          <w:sz w:val="26"/>
        </w:rPr>
        <w:t xml:space="preserve">Lớp thứ hai là quy mô của các bộ công khai. Bộ GDXray, công bố năm 2015, là bộ ảnh chụp phóng xạ công nghiệp công khai được dùng nhiều nhất; nhóm mối hàn W0003 chỉ gồm 73 phim với 876 khuyết tật được gán nhãn. Bộ RIAWELC công bố sau đó bổ sung thêm ảnh nhưng ở dạng patch đã cắt sẵn, không giữ khung phim đầy đủ. Với các kiến trúc phát hiện hiện đại cần hàng chục nghìn mẫu, con số này quá nhỏ.</w:t>
      </w:r>
    </w:p>
    <w:p>
      <w:pPr>
        <w:pStyle w:val="BodyText"/>
        <w:spacing w:line="360" w:lineRule="auto" w:after="0"/>
        <w:ind w:firstLine="567"/>
        <w:jc w:val="both"/>
      </w:pPr>
      <w:r>
        <w:rPr>
          <w:rFonts w:ascii="Times New Roman" w:hAnsi="Times New Roman" w:eastAsia="Times New Roman" w:cs="Times New Roman"/>
          <w:sz w:val="26"/>
        </w:rPr>
        <w:t xml:space="preserve">Lớp thứ ba là mất cân bằng lớp. Trong 876 nhãn của W0003, các lớp như rỗ khí chiếm phần lớn, trong khi lẫn xỉ kim loại chỉ có 23 mẫu, hốc kéo dài 28 mẫu, rỗ khí đường thẳng 28 mẫu. Mô hình huấn luyện trên phân bố lệch như vậy học tốt lớp đa số và gần như bỏ qua lớp thiểu số, dù đây thường là các lớp nguy hiểm hơn về mặt cơ học.</w:t>
      </w:r>
    </w:p>
    <w:p>
      <w:pPr>
        <w:pStyle w:val="BodyText"/>
        <w:spacing w:line="360" w:lineRule="auto" w:after="0"/>
        <w:ind w:firstLine="567"/>
        <w:jc w:val="both"/>
      </w:pPr>
      <w:r>
        <w:rPr>
          <w:rFonts w:ascii="Times New Roman" w:hAnsi="Times New Roman" w:eastAsia="Times New Roman" w:cs="Times New Roman"/>
          <w:sz w:val="26"/>
        </w:rPr>
        <w:t xml:space="preserve">Gán nhãn thủ công để mở rộng dữ liệu không khả thi về chi phí: mỗi ảnh cần chuyên gia đủ trình độ khoanh vùng và phân loại, với đơn giá cao và tốc độ chậm.</w:t>
      </w:r>
    </w:p>
    <w:p>
      <w:pPr>
        <w:pStyle w:val="BodyText"/>
        <w:spacing w:line="360" w:lineRule="auto" w:after="0"/>
        <w:ind w:firstLine="567"/>
        <w:jc w:val="both"/>
      </w:pPr>
      <w:del w:id="1003" w:author="AI Reviewer" w:date="2026-09-24T09:18:14Z">
        <w:r>
          <w:rPr>
            <w:rFonts w:ascii="Times New Roman" w:hAnsi="Times New Roman" w:eastAsia="Times New Roman" w:cs="Times New Roman"/>
            <w:sz w:val="26"/>
          </w:rPr>
          <w:delText xml:space="preserve">Sinh dữ liệu tổng hợp mở ra lối thoát.</w:delText>
        </w:r>
      </w:del>
      <w:ins w:id="1004" w:author="AI Reviewer" w:date="2026-09-24T09:18:14Z">
        <w:r>
          <w:rPr>
            <w:rFonts w:ascii="Times New Roman" w:hAnsi="Times New Roman" w:eastAsia="Times New Roman" w:cs="Times New Roman"/>
            <w:sz w:val="26"/>
          </w:rPr>
          <w:t xml:space="preserve">Sinh dữ liệu tổng hợp là hướng giải quyết.</w:t>
        </w:r>
      </w:ins>
      <w:r>
        <w:rPr>
          <w:rFonts w:ascii="Times New Roman" w:hAnsi="Times New Roman" w:eastAsia="Times New Roman" w:cs="Times New Roman"/>
          <w:sz w:val="26"/>
        </w:rPr>
        <w:t xml:space="preserve"> Các mô hình khuếch tán tiềm ẩn đã đạt chất lượng ảnh cao trong nhiều lĩnh vực, và kỹ thuật tinh chỉnh hạng thấp LoRA cho phép dạy mô hình một phong cách ảnh mới chỉ với vài chục ảnh mẫu và vài giờ huấn luyện trên một card đồ hoạ phổ thông. Quan trọng hơn với bài toán này: nếu vùng khuyết tật được vẽ vào ảnh theo một mặt nạ do hệ thống tự sinh, thì chú thích có ngay từ mặt nạ đó, không cần gán nhãn tay. Bài toán chuyển </w:t>
      </w:r>
      <w:del w:id="1067" w:author="AI Reviewer" w:date="2026-09-24T09:18:14Z">
        <w:r>
          <w:rPr>
            <w:rFonts w:ascii="Times New Roman" w:hAnsi="Times New Roman" w:eastAsia="Times New Roman" w:cs="Times New Roman"/>
            <w:sz w:val="26"/>
          </w:rPr>
          <w:delText xml:space="preserve">từ “gán</w:delText>
        </w:r>
      </w:del>
      <w:ins w:id="1068" w:author="AI Reviewer" w:date="2026-09-24T09:18:14Z">
        <w:r>
          <w:rPr>
            <w:rFonts w:ascii="Times New Roman" w:hAnsi="Times New Roman" w:eastAsia="Times New Roman" w:cs="Times New Roman"/>
            <w:sz w:val="26"/>
          </w:rPr>
          <w:t xml:space="preserve">từ "gán</w:t>
        </w:r>
      </w:ins>
      <w:r>
        <w:rPr>
          <w:rFonts w:ascii="Times New Roman" w:hAnsi="Times New Roman" w:eastAsia="Times New Roman" w:cs="Times New Roman"/>
          <w:sz w:val="26"/>
        </w:rPr>
        <w:t xml:space="preserve"> nhãn cho ảnh có </w:t>
      </w:r>
      <w:del w:id="1069" w:author="AI Reviewer" w:date="2026-09-24T09:18:14Z">
        <w:r>
          <w:rPr>
            <w:rFonts w:ascii="Times New Roman" w:hAnsi="Times New Roman" w:eastAsia="Times New Roman" w:cs="Times New Roman"/>
            <w:sz w:val="26"/>
          </w:rPr>
          <w:delText xml:space="preserve">sẵn” sang “sinh</w:delText>
        </w:r>
      </w:del>
      <w:ins w:id="1070" w:author="AI Reviewer" w:date="2026-09-24T09:18:14Z">
        <w:r>
          <w:rPr>
            <w:rFonts w:ascii="Times New Roman" w:hAnsi="Times New Roman" w:eastAsia="Times New Roman" w:cs="Times New Roman"/>
            <w:sz w:val="26"/>
          </w:rPr>
          <w:t xml:space="preserve">sẵn" sang "sinh</w:t>
        </w:r>
      </w:ins>
      <w:r>
        <w:rPr>
          <w:rFonts w:ascii="Times New Roman" w:hAnsi="Times New Roman" w:eastAsia="Times New Roman" w:cs="Times New Roman"/>
          <w:sz w:val="26"/>
        </w:rPr>
        <w:t xml:space="preserve"> ảnh theo nhãn đã biết </w:t>
      </w:r>
      <w:del w:id="1071" w:author="AI Reviewer" w:date="2026-09-24T09:18:14Z">
        <w:r>
          <w:rPr>
            <w:rFonts w:ascii="Times New Roman" w:hAnsi="Times New Roman" w:eastAsia="Times New Roman" w:cs="Times New Roman"/>
            <w:sz w:val="26"/>
          </w:rPr>
          <w:delText xml:space="preserve">trước”.</w:delText>
        </w:r>
      </w:del>
      <w:ins w:id="1072" w:author="AI Reviewer" w:date="2026-09-24T09:18:14Z">
        <w:r>
          <w:rPr>
            <w:rFonts w:ascii="Times New Roman" w:hAnsi="Times New Roman" w:eastAsia="Times New Roman" w:cs="Times New Roman"/>
            <w:sz w:val="26"/>
          </w:rPr>
          <w:t xml:space="preserve">trước".</w:t>
        </w:r>
      </w:ins>
    </w:p>
    <w:p>
      <w:pPr>
        <w:pStyle w:val="BodyText"/>
        <w:spacing w:line="360" w:lineRule="auto" w:after="0"/>
        <w:ind w:firstLine="567"/>
        <w:jc w:val="both"/>
      </w:pPr>
      <w:r>
        <w:rPr>
          <w:rFonts w:ascii="Times New Roman" w:hAnsi="Times New Roman" w:eastAsia="Times New Roman" w:cs="Times New Roman"/>
          <w:sz w:val="26"/>
        </w:rPr>
        <w:t xml:space="preserve">Đồ án đi theo hướng này. Hệ thống được đặt tên The Data Mint, hàm ý một mỏ khai thác dữ liệu: đầu vào là vài chục phim thật, đầu ra là hàng chục nghìn ảnh có chú thích sẵn sàng đưa vào huấn luyện.</w:t>
      </w:r>
    </w:p>
    <w:p>
      <w:pPr>
        <w:pStyle w:val="CaptionedFigure"/>
        <w:jc w:val="center"/>
      </w:pPr>
      <w:r>
        <w:drawing>
          <wp:inline>
            <wp:extent cx="5918200" cy="1472152"/>
            <wp:effectExtent b="0" l="0" r="0" t="0"/>
            <wp:docPr descr="Hình 1.1: Một phim chụp phóng xạ mối hàn thật của bộ GDXray W0003, kích thước 4984 × 1240 px" title="" id="21" name="Picture"/>
            <a:graphic>
              <a:graphicData uri="http://schemas.openxmlformats.org/drawingml/2006/picture">
                <pic:pic>
                  <pic:nvPicPr>
                    <pic:cNvPr descr="figures/fig-1-1-phim-that-w0003.png" id="22" name="Picture"/>
                    <pic:cNvPicPr>
                      <a:picLocks noChangeArrowheads="1" noChangeAspect="1"/>
                    </pic:cNvPicPr>
                  </pic:nvPicPr>
                  <pic:blipFill>
                    <a:blip r:embed="rId20"/>
                    <a:stretch>
                      <a:fillRect/>
                    </a:stretch>
                  </pic:blipFill>
                  <pic:spPr bwMode="auto">
                    <a:xfrm>
                      <a:off x="0" y="0"/>
                      <a:ext cx="5918200" cy="1472152"/>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1.1: Một phim chụp phóng xạ mối hàn thật của bộ GDXray W0003, kích thước 4984 × 1240 px</w:t>
      </w:r>
    </w:p>
    <w:bookmarkEnd w:id="23"/>
    <w:bookmarkStart w:id="24" w:name="mục-tiêu-nghiên-cứu"/>
    <w:p>
      <w:pPr>
        <w:pStyle w:val="Heading2"/>
      </w:pPr>
      <w:r>
        <w:t xml:space="preserve">1.2. Mục tiêu nghiên cứu</w:t>
      </w:r>
    </w:p>
    <w:p>
      <w:pPr>
        <w:pStyle w:val="FirstParagraph"/>
        <w:spacing w:line="360" w:lineRule="auto" w:after="0"/>
        <w:ind w:firstLine="567"/>
        <w:jc w:val="both"/>
      </w:pPr>
      <w:r>
        <w:rPr>
          <w:bCs/>
          <w:rFonts w:ascii="Times New Roman" w:hAnsi="Times New Roman" w:eastAsia="Times New Roman" w:cs="Times New Roman"/>
          <w:b/>
          <w:sz w:val="26"/>
        </w:rPr>
        <w:t xml:space="preserve">Mục tiêu tổng quát</w:t>
      </w:r>
      <w:r>
        <w:rPr>
          <w:rFonts w:ascii="Times New Roman" w:hAnsi="Times New Roman" w:eastAsia="Times New Roman" w:cs="Times New Roman"/>
          <w:sz w:val="26"/>
        </w:rPr>
        <w:t xml:space="preserve">: xây dựng một quy trình khép kín sinh ảnh X-quang mối hàn tổng hợp có chú thích tự động, chạy được ở quy mô hàng chục nghìn ảnh trên phần cứng một card đồ hoạ, và chứng minh bằng đo đạc rằng dữ liệu sinh ra nâng được chất lượng mô hình phát hiện khuyết tật trên ảnh thật.</w:t>
      </w:r>
    </w:p>
    <w:p>
      <w:pPr>
        <w:pStyle w:val="BodyText"/>
        <w:spacing w:line="360" w:lineRule="auto" w:after="0"/>
        <w:ind w:firstLine="567"/>
        <w:jc w:val="both"/>
      </w:pPr>
      <w:r>
        <w:rPr>
          <w:bCs/>
          <w:rFonts w:ascii="Times New Roman" w:hAnsi="Times New Roman" w:eastAsia="Times New Roman" w:cs="Times New Roman"/>
          <w:b/>
          <w:sz w:val="26"/>
        </w:rPr>
        <w:t xml:space="preserve">Mục tiêu cụ thể</w:t>
      </w:r>
      <w:r>
        <w:rPr>
          <w:rFonts w:ascii="Times New Roman" w:hAnsi="Times New Roman" w:eastAsia="Times New Roman" w:cs="Times New Roman"/>
          <w:sz w:val="26"/>
        </w:rPr>
        <w:t xml:space="preserve">:</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Tiền xử lý bộ GDXray W0003 và RIAWELC thành tập ảnh nền sạch và tập ảnh huấn luyện theo lớp khuyết tật.</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Tinh chỉnh LoRA trên nền Stable Diffusion 1.5 cho từng lớp khuyết tật, đạt kích thước mô hình đủ nhỏ để nạp đồng thời nhiều lớp.</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Cài đặt bộ sinh mặt nạ theo thủ tục cho mười hai lớp khuyết tật, bám mô tả hình thái của ISO 6520-1 và ràng buộc vị trí trong dải mối hàn.</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Thiết kế quy trình inpainting có điều kiện trên ComfyUI, điều khiển qua REST API, cho phép thay mô hình nền và mô hình LoRA theo từng công việc.</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Xây dựng bộ điều phối sinh ảnh hàng loạt có điểm kiểm tra, thử lại và giám sát nhiệt GPU, đạt thông lượng tối thiểu 900 ảnh/giờ.</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Xuất chú thích COCO và YOLO tự động, chia tập huấn luyện, xác thực và kiểm tra theo tỷ lệ 70/20/10 có phân tầng.</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Xây dựng bộ cổng kiểm định chất lượng và giao diện vận hành một nút bấm.</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So sánh sáu mô hình nền Stable Diffusion 1.5 để chọn mô hình cho sản xuất.</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Xác thực xuôi dòng bằng YOLOv8: đo mAP trên tập kiểm tra ảnh thật theo bốn tỷ lệ trộn ảnh tổng hợp.</w:t>
      </w:r>
    </w:p>
    <w:bookmarkEnd w:id="24"/>
    <w:bookmarkStart w:id="25" w:name="đối-tượng-và-phạm-vi-nghiên-cứu"/>
    <w:p>
      <w:pPr>
        <w:pStyle w:val="Heading2"/>
      </w:pPr>
      <w:r>
        <w:t xml:space="preserve">1.3. Đối tượng và phạm vi nghiên cứu</w:t>
      </w:r>
    </w:p>
    <w:p>
      <w:pPr>
        <w:pStyle w:val="FirstParagraph"/>
        <w:spacing w:line="360" w:lineRule="auto" w:after="0"/>
        <w:ind w:firstLine="567"/>
        <w:jc w:val="both"/>
      </w:pPr>
      <w:r>
        <w:rPr>
          <w:bCs/>
          <w:rFonts w:ascii="Times New Roman" w:hAnsi="Times New Roman" w:eastAsia="Times New Roman" w:cs="Times New Roman"/>
          <w:b/>
          <w:sz w:val="26"/>
        </w:rPr>
        <w:t xml:space="preserve">Đối tượng nghiên cứu</w:t>
      </w:r>
      <w:r>
        <w:rPr>
          <w:rFonts w:ascii="Times New Roman" w:hAnsi="Times New Roman" w:eastAsia="Times New Roman" w:cs="Times New Roman"/>
          <w:sz w:val="26"/>
        </w:rPr>
        <w:t xml:space="preserve">: ảnh chụp phóng xạ mối hàn giáp mối trên thép cacbon, các khuyết tật hình học theo phân loại ISO 6520-1, và các mô hình khuếch tán tiềm ẩn dùng để sinh ảnh có điều kiện.</w:t>
      </w:r>
    </w:p>
    <w:p>
      <w:pPr>
        <w:pStyle w:val="BodyText"/>
        <w:spacing w:line="360" w:lineRule="auto" w:after="0"/>
        <w:ind w:firstLine="567"/>
        <w:jc w:val="both"/>
      </w:pPr>
      <w:r>
        <w:rPr>
          <w:bCs/>
          <w:rFonts w:ascii="Times New Roman" w:hAnsi="Times New Roman" w:eastAsia="Times New Roman" w:cs="Times New Roman"/>
          <w:b/>
          <w:sz w:val="26"/>
        </w:rPr>
        <w:t xml:space="preserve">Phạm vi trong đồ án</w:t>
      </w:r>
      <w:r>
        <w:rPr>
          <w:rFonts w:ascii="Times New Roman" w:hAnsi="Times New Roman" w:eastAsia="Times New Roman" w:cs="Times New Roman"/>
          <w:sz w:val="26"/>
        </w:rPr>
        <w:t xml:space="preserve">:</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Mười hai lớp khuyết tật: nứt, rỗ khí, rỗ khí đường thẳng, rỗ khí chùm, hốc kéo dài, lẫn xỉ, lẫn xỉ đường thẳng, lẫn xỉ kim loại, không ngấu, không thấu, không ngấu thành bên, cháy cạnh.</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Ảnh vuông 512 × 512 pixel, thang độ xám 8 bit, cắt từ phim thật.</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Một card đồ hoạ RTX 3090, không mở rộng đa GPU.</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Mô hình nền Stable Diffusion 1.5 và năm biến thể cùng kiến trúc.</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Xác thực xuôi dòng bằng YOLOv8 kích thước nano và small.</w:t>
      </w:r>
    </w:p>
    <w:p>
      <w:pPr>
        <w:pStyle w:val="FirstParagraph"/>
        <w:spacing w:line="360" w:lineRule="auto" w:after="0"/>
        <w:ind w:firstLine="567"/>
        <w:jc w:val="both"/>
      </w:pPr>
      <w:r>
        <w:rPr>
          <w:bCs/>
          <w:rFonts w:ascii="Times New Roman" w:hAnsi="Times New Roman" w:eastAsia="Times New Roman" w:cs="Times New Roman"/>
          <w:b/>
          <w:sz w:val="26"/>
        </w:rPr>
        <w:t xml:space="preserve">Ngoài phạm vi</w:t>
      </w:r>
      <w:r>
        <w:rPr>
          <w:rFonts w:ascii="Times New Roman" w:hAnsi="Times New Roman" w:eastAsia="Times New Roman" w:cs="Times New Roman"/>
          <w:sz w:val="26"/>
        </w:rPr>
        <w:t xml:space="preserve">:</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Thu thập phim chụp phóng xạ mới tại hiện trường.</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Gán nhãn thủ công hoặc hiệu chỉnh nhãn bằng tay.</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Huấn luyện ControlNet riêng cho mối hàn.</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Triển khai mô hình phát hiện vào môi trường sản xuất.</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Sinh ảnh ở khung phim đầy đủ nhiều khuyết tật trên một ảnh; nội dung này được trình bày ở mục 5.3 như hướng phát triển đã có đặc tả nhưng chưa hiện thực hoá.</w:t>
      </w:r>
    </w:p>
    <w:bookmarkEnd w:id="25"/>
    <w:bookmarkStart w:id="26" w:name="cấu-trúc-báo-cáo"/>
    <w:p>
      <w:pPr>
        <w:pStyle w:val="Heading2"/>
      </w:pPr>
      <w:r>
        <w:t xml:space="preserve">1.4. Cấu trúc báo cáo</w:t>
      </w:r>
    </w:p>
    <w:p>
      <w:pPr>
        <w:pStyle w:val="FirstParagraph"/>
        <w:spacing w:line="360" w:lineRule="auto" w:after="0"/>
        <w:ind w:firstLine="567"/>
        <w:jc w:val="both"/>
      </w:pPr>
      <w:r>
        <w:rPr>
          <w:rFonts w:ascii="Times New Roman" w:hAnsi="Times New Roman" w:eastAsia="Times New Roman" w:cs="Times New Roman"/>
          <w:sz w:val="26"/>
        </w:rPr>
        <w:t xml:space="preserve">Báo cáo gồm năm chương.</w:t>
      </w:r>
    </w:p>
    <w:p>
      <w:pPr>
        <w:pStyle w:val="BodyText"/>
        <w:spacing w:line="360" w:lineRule="auto" w:after="0"/>
        <w:ind w:firstLine="567"/>
        <w:jc w:val="both"/>
      </w:pPr>
      <w:r>
        <w:rPr>
          <w:bCs/>
          <w:rFonts w:ascii="Times New Roman" w:hAnsi="Times New Roman" w:eastAsia="Times New Roman" w:cs="Times New Roman"/>
          <w:b/>
          <w:sz w:val="26"/>
        </w:rPr>
        <w:t xml:space="preserve">Chương 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nêu bối cảnh, lý do chọn đề tài, mục tiêu và phạm vi.</w:t>
      </w:r>
    </w:p>
    <w:p>
      <w:pPr>
        <w:pStyle w:val="BodyText"/>
        <w:spacing w:line="360" w:lineRule="auto" w:after="0"/>
        <w:ind w:firstLine="567"/>
        <w:jc w:val="both"/>
      </w:pPr>
      <w:r>
        <w:rPr>
          <w:bCs/>
          <w:rFonts w:ascii="Times New Roman" w:hAnsi="Times New Roman" w:eastAsia="Times New Roman" w:cs="Times New Roman"/>
          <w:b/>
          <w:sz w:val="26"/>
        </w:rPr>
        <w:t xml:space="preserve">Chương 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trình bày cơ sở lý thuyết: tổng quan nghiên cứu trong và ngoài nước, nguyên lý chụp ảnh phóng xạ và phân loại khuyết tật, mô hình khuếch tán tiềm ẩn, LoRA, ControlNet, các chỉ số đánh giá và công cụ sử dụng.</w:t>
      </w:r>
    </w:p>
    <w:p>
      <w:pPr>
        <w:pStyle w:val="BodyText"/>
        <w:spacing w:line="360" w:lineRule="auto" w:after="0"/>
        <w:ind w:firstLine="567"/>
        <w:jc w:val="both"/>
      </w:pPr>
      <w:r>
        <w:rPr>
          <w:bCs/>
          <w:rFonts w:ascii="Times New Roman" w:hAnsi="Times New Roman" w:eastAsia="Times New Roman" w:cs="Times New Roman"/>
          <w:b/>
          <w:sz w:val="26"/>
        </w:rPr>
        <w:t xml:space="preserve">Chương 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phân tích và thiết kế hệ thống: kiến trúc chín giai đoạn, xử lý dữ liệu đầu vào, bộ sinh mặt nạ, tinh chỉnh LoRA, quy trình ComfyUI, bộ điều phối hàng loạt, chú thích tự động, cổng chất lượng, giao diện vận hành và thiết kế thực nghiệm so sánh mô hình nền.</w:t>
      </w:r>
    </w:p>
    <w:p>
      <w:pPr>
        <w:pStyle w:val="BodyText"/>
        <w:spacing w:line="360" w:lineRule="auto" w:after="0"/>
        <w:ind w:firstLine="567"/>
        <w:jc w:val="both"/>
      </w:pPr>
      <w:r>
        <w:rPr>
          <w:bCs/>
          <w:rFonts w:ascii="Times New Roman" w:hAnsi="Times New Roman" w:eastAsia="Times New Roman" w:cs="Times New Roman"/>
          <w:b/>
          <w:sz w:val="26"/>
        </w:rPr>
        <w:t xml:space="preserve">Chương 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trình bày kết quả đo được: thông lượng, chất lượng ảnh, xếp hạng sáu mô hình nền, kết quả kiểm tra chất lượng, kết quả xác thực bằng YOLOv8, đối chiếu với bộ chỉ tiêu đã chốt, và các hạn chế quan sát được trên ảnh sinh ra.</w:t>
      </w:r>
    </w:p>
    <w:p>
      <w:pPr>
        <w:pStyle w:val="BodyText"/>
        <w:spacing w:line="360" w:lineRule="auto" w:after="0"/>
        <w:ind w:firstLine="567"/>
        <w:jc w:val="both"/>
      </w:pPr>
      <w:r>
        <w:rPr>
          <w:bCs/>
          <w:rFonts w:ascii="Times New Roman" w:hAnsi="Times New Roman" w:eastAsia="Times New Roman" w:cs="Times New Roman"/>
          <w:b/>
          <w:sz w:val="26"/>
        </w:rPr>
        <w:t xml:space="preserve">Chương 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kết luận và đề xuất sáu nhóm thay đổi cho phiên bản kế tiếp kèm cổng kiểm định định lượng.</w:t>
      </w:r>
    </w:p>
    <w:p>
      <w:r>
        <w:br w:type="page"/>
      </w:r>
    </w:p>
    <w:bookmarkEnd w:id="26"/>
    <w:bookmarkEnd w:id="27"/>
    <w:bookmarkStart w:id="37" w:name="chương-2.-cơ-sở-lý-thuyết"/>
    <w:p>
      <w:pPr>
        <w:pStyle w:val="Heading1"/>
      </w:pPr>
      <w:r>
        <w:t xml:space="preserve">Chương 2. CƠ SỞ LÝ THUYẾT</w:t>
      </w:r>
    </w:p>
    <w:bookmarkStart w:id="30" w:name="tổng-quan-các-nghiên-cứu-liên-quan"/>
    <w:p>
      <w:pPr>
        <w:pStyle w:val="Heading2"/>
      </w:pPr>
      <w:r>
        <w:t xml:space="preserve">2.1. Tổng quan các nghiên cứu liên quan</w:t>
      </w:r>
    </w:p>
    <w:bookmarkStart w:id="28" w:name="tổng-quan-ngoài-nước"/>
    <w:p>
      <w:pPr>
        <w:pStyle w:val="Heading3"/>
      </w:pPr>
      <w:r>
        <w:t xml:space="preserve">2.1.1. Tổng quan ngoài nước</w:t>
      </w:r>
    </w:p>
    <w:p>
      <w:pPr>
        <w:pStyle w:val="FirstParagraph"/>
        <w:spacing w:line="360" w:lineRule="auto" w:after="0"/>
        <w:ind w:firstLine="567"/>
        <w:jc w:val="both"/>
      </w:pPr>
      <w:r>
        <w:rPr>
          <w:rFonts w:ascii="Times New Roman" w:hAnsi="Times New Roman" w:eastAsia="Times New Roman" w:cs="Times New Roman"/>
          <w:sz w:val="26"/>
        </w:rPr>
        <w:t xml:space="preserve">Hướng dùng học sâu đọc phim mối hàn bắt đầu được chú ý từ khoảng 2018, sau khi bộ GDXray được công bố công khai năm 2015. Mery và cộng sự giới thiệu GDXray như một bộ chuẩn cho kiểm tra không phá huỷ bằng tia X, gồm năm nhóm: đúc, hàn, hành lý, tự nhiên và thiết lập; nhóm hàn W0003 là phần được dùng nhiều nhất cho bài toán phát hiện khuyết tật mối hàn.</w:t>
      </w:r>
    </w:p>
    <w:p>
      <w:pPr>
        <w:pStyle w:val="BodyText"/>
        <w:spacing w:line="360" w:lineRule="auto" w:after="0"/>
        <w:ind w:firstLine="567"/>
        <w:jc w:val="both"/>
      </w:pPr>
      <w:r>
        <w:rPr>
          <w:rFonts w:ascii="Times New Roman" w:hAnsi="Times New Roman" w:eastAsia="Times New Roman" w:cs="Times New Roman"/>
          <w:sz w:val="26"/>
        </w:rPr>
        <w:t xml:space="preserve">Các công trình giai đoạn đầu tập trung vào phân loại patch. Ảnh phim được cắt thành các ô vuông nhỏ, mỗi ô gán một nhãn lớp khuyết tật, rồi huấn luyện mạng tích chập. Cách làm này cho độ chính xác cao trên tập thử nhưng không dùng trực tiếp được trong thực tế, vì đầu ra không cho biết khuyết tật nằm ở đâu trên phim và kích thước bao nhiêu, trong khi tiêu chí nghiệm thu của quy phạm lại đặt theo kích thước tuyệt đối.</w:t>
      </w:r>
    </w:p>
    <w:p>
      <w:pPr>
        <w:pStyle w:val="BodyText"/>
        <w:spacing w:line="360" w:lineRule="auto" w:after="0"/>
        <w:ind w:firstLine="567"/>
        <w:jc w:val="both"/>
      </w:pPr>
      <w:r>
        <w:rPr>
          <w:rFonts w:ascii="Times New Roman" w:hAnsi="Times New Roman" w:eastAsia="Times New Roman" w:cs="Times New Roman"/>
          <w:sz w:val="26"/>
        </w:rPr>
        <w:t xml:space="preserve">Giai đoạn sau chuyển sang phát hiện đối tượng, dùng YOLO hoặc Faster R-CNN trên khung phim. Các báo cáo cho mAP@0,5 trong khoảng 60% đến 80% tuỳ số lớp và cách chia dữ liệu. Điểm chung của các công trình này là đều nêu thiếu dữ liệu và mất cân bằng lớp như hạn chế chính, và đều dùng tăng cường dữ liệu hình học cơ bản (lật, xoay, đổi độ sáng) để bù.</w:t>
      </w:r>
    </w:p>
    <w:p>
      <w:pPr>
        <w:pStyle w:val="BodyText"/>
        <w:spacing w:line="360" w:lineRule="auto" w:after="0"/>
        <w:ind w:firstLine="567"/>
        <w:jc w:val="both"/>
      </w:pPr>
      <w:r>
        <w:rPr>
          <w:rFonts w:ascii="Times New Roman" w:hAnsi="Times New Roman" w:eastAsia="Times New Roman" w:cs="Times New Roman"/>
          <w:sz w:val="26"/>
        </w:rPr>
        <w:t xml:space="preserve">Hướng sinh dữ liệu tổng hợp cho ảnh công nghiệp xuất hiện muộn hơn. Trước khi mô hình khuếch tán phổ biến, các nhóm dùng mạng sinh đối kháng: DCGAN, CycleGAN để chuyển ảnh mô phỏng sang phong cách ảnh thật, hoặc các biến thể có điều kiện như PR-DRGAN cho ảnh khuyết tật. Hạn chế chung của hướng GAN là huấn luyện không ổn định, sụp chế độ, và khó kiểm soát chính xác vị trí cũng như hình dạng khuyết tật sinh ra, </w:t>
      </w:r>
      <w:del w:id="1005" w:author="AI Reviewer" w:date="2026-09-24T09:18:14Z">
        <w:r>
          <w:rPr>
            <w:rFonts w:ascii="Times New Roman" w:hAnsi="Times New Roman" w:eastAsia="Times New Roman" w:cs="Times New Roman"/>
            <w:sz w:val="26"/>
          </w:rPr>
          <w:delText xml:space="preserve">dẫn tới việc vẫn phải gán nhãn lại cho ảnh sinh</w:delText>
        </w:r>
      </w:del>
      <w:ins w:id="1006" w:author="AI Reviewer" w:date="2026-09-24T09:18:14Z">
        <w:r>
          <w:rPr>
            <w:rFonts w:ascii="Times New Roman" w:hAnsi="Times New Roman" w:eastAsia="Times New Roman" w:cs="Times New Roman"/>
            <w:sz w:val="26"/>
          </w:rPr>
          <w:t xml:space="preserve">nên vẫn phải gán nhãn lại cho ảnh sinh</w:t>
        </w:r>
      </w:ins>
      <w:r>
        <w:rPr>
          <w:rFonts w:ascii="Times New Roman" w:hAnsi="Times New Roman" w:eastAsia="Times New Roman" w:cs="Times New Roman"/>
          <w:sz w:val="26"/>
        </w:rPr>
        <w:t xml:space="preserve">.</w:t>
      </w:r>
    </w:p>
    <w:p>
      <w:pPr>
        <w:pStyle w:val="BodyText"/>
        <w:spacing w:line="360" w:lineRule="auto" w:after="0"/>
        <w:ind w:firstLine="567"/>
        <w:jc w:val="both"/>
      </w:pPr>
      <w:r>
        <w:rPr>
          <w:rFonts w:ascii="Times New Roman" w:hAnsi="Times New Roman" w:eastAsia="Times New Roman" w:cs="Times New Roman"/>
          <w:sz w:val="26"/>
        </w:rPr>
        <w:t xml:space="preserve">Từ 2022, mô hình khuếch tán tiềm ẩn thay thế dần GAN. Stable Diffusion cho chất lượng cao và huấn luyện ổn định; LoRA của Hu và cộng sự cho phép tinh chỉnh một phong cách mới với chi phí thấp; ControlNet của Zhang và cộng sự cho phép ép mô hình bám theo điều kiện không gian như biên cạnh, bản đồ độ sâu hoặc mặt nạ inpaint. </w:t>
      </w:r>
      <w:del w:id="1007" w:author="AI Reviewer" w:date="2026-09-24T09:18:14Z">
        <w:r>
          <w:rPr>
            <w:rFonts w:ascii="Times New Roman" w:hAnsi="Times New Roman" w:eastAsia="Times New Roman" w:cs="Times New Roman"/>
            <w:sz w:val="26"/>
          </w:rPr>
          <w:delText xml:space="preserve">Ba mảnh ghép này làm cho việc sinh ảnh khuyết tật theo vị trí và hình dạng định trước trở nên khả thi.</w:delText>
        </w:r>
      </w:del>
      <w:ins w:id="1008" w:author="AI Reviewer" w:date="2026-09-24T09:18:14Z">
        <w:r>
          <w:rPr>
            <w:rFonts w:ascii="Times New Roman" w:hAnsi="Times New Roman" w:eastAsia="Times New Roman" w:cs="Times New Roman"/>
            <w:sz w:val="26"/>
          </w:rPr>
          <w:t xml:space="preserve">Ba mảnh ghép này cho phép sinh ảnh khuyết tật theo vị trí và hình dạng định trước.</w:t>
        </w:r>
      </w:ins>
      <w:r>
        <w:rPr>
          <w:rFonts w:ascii="Times New Roman" w:hAnsi="Times New Roman" w:eastAsia="Times New Roman" w:cs="Times New Roman"/>
          <w:sz w:val="26"/>
        </w:rPr>
        <w:t xml:space="preserve"> Một số công trình về phát hiện khuyết tật bề mặt (thép cán, bo mạch, vải) đã báo cáo mức cải thiện vài điểm phần trăm mAP khi trộn ảnh sinh bằng khuếch tán vào tập huấn luyện, với tỷ lệ trộn tối ưu thường nằm trong khoảng 20% tới 40%.</w:t>
      </w:r>
    </w:p>
    <w:p>
      <w:pPr>
        <w:pStyle w:val="BodyText"/>
        <w:spacing w:line="360" w:lineRule="auto" w:after="0"/>
        <w:ind w:firstLine="567"/>
        <w:jc w:val="both"/>
      </w:pPr>
      <w:r>
        <w:rPr>
          <w:rFonts w:ascii="Times New Roman" w:hAnsi="Times New Roman" w:eastAsia="Times New Roman" w:cs="Times New Roman"/>
          <w:sz w:val="26"/>
        </w:rPr>
        <w:t xml:space="preserve">Khoảng trống mà đồ án nhắm tới: các công trình sinh ảnh khuyết tật bằng khuếch tán hầu hết dừng ở mức trình diễn vài trăm ảnh và đánh giá bằng chỉ số ảnh (FID, SSIM) hoặc bằng cảm quan; rất ít công trình đóng gói thành quy trình sản xuất hàng chục nghìn ảnh có chú thích tự động, và càng ít công trình đo hiệu quả bằng mAP của mô hình phát hiện trên tập kiểm tra giữ nguyên ảnh thật.</w:t>
      </w:r>
    </w:p>
    <w:bookmarkEnd w:id="28"/>
    <w:bookmarkStart w:id="29" w:name="tổng-quan-trong-nước"/>
    <w:p>
      <w:pPr>
        <w:pStyle w:val="Heading3"/>
      </w:pPr>
      <w:r>
        <w:t xml:space="preserve">2.1.2. Tổng quan trong nước</w:t>
      </w:r>
    </w:p>
    <w:p>
      <w:pPr>
        <w:pStyle w:val="FirstParagraph"/>
        <w:spacing w:line="360" w:lineRule="auto" w:after="0"/>
        <w:ind w:firstLine="567"/>
        <w:jc w:val="both"/>
      </w:pPr>
      <w:r>
        <w:rPr>
          <w:rFonts w:ascii="Times New Roman" w:hAnsi="Times New Roman" w:eastAsia="Times New Roman" w:cs="Times New Roman"/>
          <w:sz w:val="26"/>
        </w:rPr>
        <w:t xml:space="preserve">Tại Việt Nam, kiểm tra không phá huỷ là hoạt động bắt buộc theo các quy chuẩn kỹ thuật quốc gia về an toàn thiết bị áp lực, do các trung tâm kiểm định và đơn vị dịch vụ kỹ thuật thực hiện. Khâu đọc phim gần như toàn bộ vẫn làm thủ công.</w:t>
      </w:r>
    </w:p>
    <w:p>
      <w:pPr>
        <w:pStyle w:val="BodyText"/>
        <w:spacing w:line="360" w:lineRule="auto" w:after="0"/>
        <w:ind w:firstLine="567"/>
        <w:jc w:val="both"/>
      </w:pPr>
      <w:r>
        <w:rPr>
          <w:rFonts w:ascii="Times New Roman" w:hAnsi="Times New Roman" w:eastAsia="Times New Roman" w:cs="Times New Roman"/>
          <w:sz w:val="26"/>
        </w:rPr>
        <w:t xml:space="preserve">Các nghiên cứu trong nước về ứng dụng học sâu cho ảnh chụp phóng xạ mối hàn chủ yếu ở mức luận văn và bài báo hội nghị, thường dùng lại GDXray, thực hiện phân loại patch hoặc phát hiện với YOLO phiên bản cũ, và cũng gặp đúng rào cản dữ liệu nêu trên. Chưa ghi nhận công trình công bố trong nước xây dựng quy trình sinh dữ liệu tổng hợp bằng mô hình khuếch tán cho ảnh mối hàn.</w:t>
      </w:r>
    </w:p>
    <w:p>
      <w:pPr>
        <w:pStyle w:val="BodyText"/>
        <w:spacing w:line="360" w:lineRule="auto" w:after="0"/>
        <w:ind w:firstLine="567"/>
        <w:jc w:val="both"/>
      </w:pPr>
      <w:r>
        <w:rPr>
          <w:rFonts w:ascii="Times New Roman" w:hAnsi="Times New Roman" w:eastAsia="Times New Roman" w:cs="Times New Roman"/>
          <w:sz w:val="26"/>
        </w:rPr>
        <w:t xml:space="preserve">Về dữ liệu, một số đơn vị dịch vụ kỹ thuật đã số hoá kho phim, nhưng dữ liệu này gắn với hồ sơ khách hàng nên không công bố. Đây chính là lý do một quy trình sinh dữ liệu tổng hợp có giá trị thực tiễn: đơn vị nào cũng có thể chạy trên vài chục phim nội bộ của mình để tạo tập huấn luyện đủ lớn mà không phải chia sẻ dữ liệu gốc ra ngoài.</w:t>
      </w:r>
    </w:p>
    <w:bookmarkEnd w:id="29"/>
    <w:bookmarkEnd w:id="30"/>
    <w:bookmarkStart w:id="31" w:name="X1cce5cacf770ac0362e7213ef0047b761dd8d80"/>
    <w:p>
      <w:pPr>
        <w:pStyle w:val="Heading2"/>
      </w:pPr>
      <w:r>
        <w:t xml:space="preserve">2.2. Chụp ảnh phóng xạ mối hàn và phân loại khuyết tật theo ISO 6520-1</w:t>
      </w:r>
    </w:p>
    <w:p>
      <w:pPr>
        <w:pStyle w:val="FirstParagraph"/>
        <w:spacing w:line="360" w:lineRule="auto" w:after="0"/>
        <w:ind w:firstLine="567"/>
        <w:jc w:val="both"/>
      </w:pPr>
      <w:r>
        <w:rPr>
          <w:rFonts w:ascii="Times New Roman" w:hAnsi="Times New Roman" w:eastAsia="Times New Roman" w:cs="Times New Roman"/>
          <w:sz w:val="26"/>
        </w:rPr>
        <w:t xml:space="preserve">Trong chụp ảnh phóng xạ, chùm tia X hoặc tia gamma xuyên qua mối hàn và ghi lên phim hoặc tấm thu ảnh kỹ thuật số. Cường độ tia tới bộ thu tuân theo định luật suy giảm Beer-Lambert: phần tia còn lại giảm theo hàm mũ của tích hệ số suy giảm tuyến tính với chiều dày vật liệu mà tia đi qua.</w:t>
      </w:r>
    </w:p>
    <w:p>
      <w:pPr>
        <w:pStyle w:val="BodyText"/>
        <w:spacing w:line="360" w:lineRule="auto" w:after="0"/>
        <w:ind w:firstLine="567"/>
        <w:jc w:val="both"/>
      </w:pPr>
      <w:r>
        <w:rPr>
          <w:rFonts w:ascii="Times New Roman" w:hAnsi="Times New Roman" w:eastAsia="Times New Roman" w:cs="Times New Roman"/>
          <w:sz w:val="26"/>
        </w:rPr>
        <w:t xml:space="preserve">Hệ quả quan trọng cho đồ án: một khuyết tật dạng rỗng (rỗ khí, nứt, không ngấu) làm giảm chiều dày kim loại hiệu dụng trên đường tia, nên nhiều tia tới bộ thu hơn, và theo quy ước hiển thị của ảnh chụp phóng xạ thì vùng đó hiện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tối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hơn nền. Ngược lại, lẫn xỉ kim loại có hệ số suy giảm lớn hơn kim loại nền sẽ hiện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sáng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hơn. Quy ước dấu này là ràng buộc bắt buộc với mọi ảnh tổng hợp: sinh sai dấu là dạy mô hình học ngược.</w:t>
      </w:r>
    </w:p>
    <w:p>
      <w:pPr>
        <w:pStyle w:val="BodyText"/>
        <w:spacing w:line="360" w:lineRule="auto" w:after="0"/>
        <w:ind w:firstLine="567"/>
        <w:jc w:val="both"/>
      </w:pPr>
      <w:r>
        <w:rPr>
          <w:rFonts w:ascii="Times New Roman" w:hAnsi="Times New Roman" w:eastAsia="Times New Roman" w:cs="Times New Roman"/>
          <w:sz w:val="26"/>
        </w:rPr>
        <w:t xml:space="preserve">Hai đặc tính vật lý khác chi phối diện mạo ảnh thật:</w:t>
      </w:r>
    </w:p>
    <w:p>
      <w:pPr>
        <w:numPr>
          <w:ilvl w:val="0"/>
          <w:numId w:val="100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Bán dạ hình học</w:t>
      </w:r>
      <w:r>
        <w:rPr>
          <w:rFonts w:ascii="Times New Roman" w:hAnsi="Times New Roman" w:eastAsia="Times New Roman" w:cs="Times New Roman"/>
          <w:sz w:val="26"/>
        </w:rPr>
        <w:t xml:space="preserve">: nguồn tia có kích thước hữu hạn chứ không phải điểm, nên biên của mọi cấu trúc đều nhoè theo một vùng chuyển tiếp thay vì sắc nét. Cộng thêm hàm truyền điều biến của bộ thu, biên khuyết tật thật luôn có gradient, không bao giờ là cạnh cứng.</w:t>
      </w:r>
    </w:p>
    <w:p>
      <w:pPr>
        <w:numPr>
          <w:ilvl w:val="0"/>
          <w:numId w:val="100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Nhiễu lượng tử</w:t>
      </w:r>
      <w:r>
        <w:rPr>
          <w:rFonts w:ascii="Times New Roman" w:hAnsi="Times New Roman" w:eastAsia="Times New Roman" w:cs="Times New Roman"/>
          <w:sz w:val="26"/>
        </w:rPr>
        <w:t xml:space="preserve">: số photon tới mỗi điểm thu là đại lượng ngẫu nhiên theo phân bố Poisson, tạo ra hạt nhiễu trên toàn ảnh. Hạt nhiễu này liên tục qua biên khuyết tật; vùng khuyết tật không được phép mịn hơn vùng lân cận.</w:t>
      </w:r>
    </w:p>
    <w:p>
      <w:pPr>
        <w:pStyle w:val="FirstParagraph"/>
        <w:spacing w:line="360" w:lineRule="auto" w:after="0"/>
        <w:ind w:firstLine="567"/>
        <w:jc w:val="both"/>
      </w:pPr>
      <w:r>
        <w:rPr>
          <w:rFonts w:ascii="Times New Roman" w:hAnsi="Times New Roman" w:eastAsia="Times New Roman" w:cs="Times New Roman"/>
          <w:sz w:val="26"/>
        </w:rPr>
        <w:t xml:space="preserve">ISO 6520-1 phân loại khuyết tật hình học trong mối hàn kim loại nóng chảy thành sáu nhóm. Bảng 2.1 tóm tắt các nhóm liên quan tới đồ án cùng biểu hiện trên phim.</w:t>
      </w:r>
    </w:p>
    <w:p>
      <w:pPr>
        <w:pStyle w:val="BodyText"/>
        <w:spacing w:line="240" w:lineRule="auto"/>
        <w:jc w:val="left"/>
      </w:pPr>
      <w:r>
        <w:rPr>
          <w:bCs/>
          <w:rFonts w:ascii="Times New Roman" w:hAnsi="Times New Roman" w:eastAsia="Times New Roman" w:cs="Times New Roman"/>
          <w:b/>
          <w:sz w:val="24"/>
        </w:rPr>
        <w:t xml:space="preserve">Bảng 2.1: Nhóm khuyết tật mối hàn theo ISO 6520-1 và biểu hiện trên phim chụp phóng xạ</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Nhóm</w:t>
            </w:r>
          </w:p>
        </w:tc>
        <w:tc>
          <w:tcPr/>
          <w:p>
            <w:pPr>
              <w:pStyle w:val="Compact"/>
              <w:spacing w:line="240" w:lineRule="auto" w:after="0"/>
              <w:jc w:val="left"/>
            </w:pPr>
            <w:r>
              <w:rPr>
                <w:rFonts w:ascii="Times New Roman" w:hAnsi="Times New Roman" w:eastAsia="Times New Roman" w:cs="Times New Roman"/>
                <w:sz w:val="22"/>
              </w:rPr>
              <w:t xml:space="preserve">Lớp trong đồ án</w:t>
            </w:r>
          </w:p>
        </w:tc>
        <w:tc>
          <w:tcPr/>
          <w:p>
            <w:pPr>
              <w:pStyle w:val="Compact"/>
              <w:spacing w:line="240" w:lineRule="auto" w:after="0"/>
              <w:jc w:val="left"/>
            </w:pPr>
            <w:r>
              <w:rPr>
                <w:rFonts w:ascii="Times New Roman" w:hAnsi="Times New Roman" w:eastAsia="Times New Roman" w:cs="Times New Roman"/>
                <w:sz w:val="22"/>
              </w:rPr>
              <w:t xml:space="preserve">Hình thái</w:t>
            </w:r>
          </w:p>
        </w:tc>
        <w:tc>
          <w:tcPr/>
          <w:p>
            <w:pPr>
              <w:pStyle w:val="Compact"/>
              <w:spacing w:line="240" w:lineRule="auto" w:after="0"/>
              <w:jc w:val="left"/>
            </w:pPr>
            <w:r>
              <w:rPr>
                <w:rFonts w:ascii="Times New Roman" w:hAnsi="Times New Roman" w:eastAsia="Times New Roman" w:cs="Times New Roman"/>
                <w:sz w:val="22"/>
              </w:rPr>
              <w:t xml:space="preserve">Biểu hiện trên phim</w:t>
            </w:r>
          </w:p>
        </w:tc>
      </w:tr>
      <w:tr>
        <w:tc>
          <w:tcPr/>
          <w:p>
            <w:pPr>
              <w:pStyle w:val="Compact"/>
              <w:spacing w:line="240" w:lineRule="auto" w:after="0"/>
              <w:jc w:val="left"/>
            </w:pPr>
            <w:r>
              <w:rPr>
                <w:rFonts w:ascii="Times New Roman" w:hAnsi="Times New Roman" w:eastAsia="Times New Roman" w:cs="Times New Roman"/>
                <w:sz w:val="22"/>
              </w:rPr>
              <w:t xml:space="preserve">100 Nứt</w:t>
            </w:r>
          </w:p>
        </w:tc>
        <w:tc>
          <w:tcPr/>
          <w:p>
            <w:pPr>
              <w:pStyle w:val="Compact"/>
              <w:spacing w:line="240" w:lineRule="auto" w:after="0"/>
              <w:jc w:val="left"/>
            </w:pPr>
            <w:r>
              <w:rPr>
                <w:rFonts w:ascii="Times New Roman" w:hAnsi="Times New Roman" w:eastAsia="Times New Roman" w:cs="Times New Roman"/>
                <w:sz w:val="22"/>
              </w:rPr>
              <w:t xml:space="preserve">crack</w:t>
            </w:r>
          </w:p>
        </w:tc>
        <w:tc>
          <w:tcPr/>
          <w:p>
            <w:pPr>
              <w:pStyle w:val="Compact"/>
              <w:spacing w:line="240" w:lineRule="auto" w:after="0"/>
              <w:jc w:val="left"/>
            </w:pPr>
            <w:r>
              <w:rPr>
                <w:rFonts w:ascii="Times New Roman" w:hAnsi="Times New Roman" w:eastAsia="Times New Roman" w:cs="Times New Roman"/>
                <w:sz w:val="22"/>
              </w:rPr>
              <w:t xml:space="preserve">Đường mảnh, ngoằn ngoèo, rộng 1 tới 3 px, dài tới vài trăm px</w:t>
            </w:r>
          </w:p>
        </w:tc>
        <w:tc>
          <w:tcPr/>
          <w:p>
            <w:pPr>
              <w:pStyle w:val="Compact"/>
              <w:spacing w:line="240" w:lineRule="auto" w:after="0"/>
              <w:jc w:val="left"/>
            </w:pPr>
            <w:r>
              <w:rPr>
                <w:rFonts w:ascii="Times New Roman" w:hAnsi="Times New Roman" w:eastAsia="Times New Roman" w:cs="Times New Roman"/>
                <w:sz w:val="22"/>
              </w:rPr>
              <w:t xml:space="preserve">Vệt tối mảnh, độ tương phản thấp</w:t>
            </w:r>
          </w:p>
        </w:tc>
      </w:tr>
      <w:tr>
        <w:tc>
          <w:tcPr/>
          <w:p>
            <w:pPr>
              <w:pStyle w:val="Compact"/>
              <w:spacing w:line="240" w:lineRule="auto" w:after="0"/>
              <w:jc w:val="left"/>
            </w:pPr>
            <w:r>
              <w:rPr>
                <w:rFonts w:ascii="Times New Roman" w:hAnsi="Times New Roman" w:eastAsia="Times New Roman" w:cs="Times New Roman"/>
                <w:sz w:val="22"/>
              </w:rPr>
              <w:t xml:space="preserve">200 Rỗng</w:t>
            </w:r>
          </w:p>
        </w:tc>
        <w:tc>
          <w:tcPr/>
          <w:p>
            <w:pPr>
              <w:pStyle w:val="Compact"/>
              <w:spacing w:line="240" w:lineRule="auto" w:after="0"/>
              <w:jc w:val="left"/>
            </w:pPr>
            <w:r>
              <w:rPr>
                <w:rFonts w:ascii="Times New Roman" w:hAnsi="Times New Roman" w:eastAsia="Times New Roman" w:cs="Times New Roman"/>
                <w:sz w:val="22"/>
              </w:rPr>
              <w:t xml:space="preserve">porosity, linear_porosity, clustered_porosity, elongated_cavity</w:t>
            </w:r>
          </w:p>
        </w:tc>
        <w:tc>
          <w:tcPr/>
          <w:p>
            <w:pPr>
              <w:pStyle w:val="Compact"/>
              <w:spacing w:line="240" w:lineRule="auto" w:after="0"/>
              <w:jc w:val="left"/>
            </w:pPr>
            <w:r>
              <w:rPr>
                <w:rFonts w:ascii="Times New Roman" w:hAnsi="Times New Roman" w:eastAsia="Times New Roman" w:cs="Times New Roman"/>
                <w:sz w:val="22"/>
              </w:rPr>
              <w:t xml:space="preserve">Lỗ tròn 0,5 tới 1,2 mm; chuỗi thẳng hàng từ ba lỗ trở lên; đám lỗ; hốc dài</w:t>
            </w:r>
          </w:p>
        </w:tc>
        <w:tc>
          <w:tcPr/>
          <w:p>
            <w:pPr>
              <w:pStyle w:val="Compact"/>
              <w:spacing w:line="240" w:lineRule="auto" w:after="0"/>
              <w:jc w:val="left"/>
            </w:pPr>
            <w:r>
              <w:rPr>
                <w:rFonts w:ascii="Times New Roman" w:hAnsi="Times New Roman" w:eastAsia="Times New Roman" w:cs="Times New Roman"/>
                <w:sz w:val="22"/>
              </w:rPr>
              <w:t xml:space="preserve">Đốm tối tròn hoặc chuỗi đốm tối</w:t>
            </w:r>
          </w:p>
        </w:tc>
      </w:tr>
      <w:tr>
        <w:tc>
          <w:tcPr/>
          <w:p>
            <w:pPr>
              <w:pStyle w:val="Compact"/>
              <w:spacing w:line="240" w:lineRule="auto" w:after="0"/>
              <w:jc w:val="left"/>
            </w:pPr>
            <w:r>
              <w:rPr>
                <w:rFonts w:ascii="Times New Roman" w:hAnsi="Times New Roman" w:eastAsia="Times New Roman" w:cs="Times New Roman"/>
                <w:sz w:val="22"/>
              </w:rPr>
              <w:t xml:space="preserve">300 Lẫn tạp</w:t>
            </w:r>
          </w:p>
        </w:tc>
        <w:tc>
          <w:tcPr/>
          <w:p>
            <w:pPr>
              <w:pStyle w:val="Compact"/>
              <w:spacing w:line="240" w:lineRule="auto" w:after="0"/>
              <w:jc w:val="left"/>
            </w:pPr>
            <w:r>
              <w:rPr>
                <w:rFonts w:ascii="Times New Roman" w:hAnsi="Times New Roman" w:eastAsia="Times New Roman" w:cs="Times New Roman"/>
                <w:sz w:val="22"/>
              </w:rPr>
              <w:t xml:space="preserve">slag_inclusion, linear_slag_inclusion, metallic_inclusion</w:t>
            </w:r>
          </w:p>
        </w:tc>
        <w:tc>
          <w:tcPr/>
          <w:p>
            <w:pPr>
              <w:pStyle w:val="Compact"/>
              <w:spacing w:line="240" w:lineRule="auto" w:after="0"/>
              <w:jc w:val="left"/>
            </w:pPr>
            <w:r>
              <w:rPr>
                <w:rFonts w:ascii="Times New Roman" w:hAnsi="Times New Roman" w:eastAsia="Times New Roman" w:cs="Times New Roman"/>
                <w:sz w:val="22"/>
              </w:rPr>
              <w:t xml:space="preserve">Đa giác không đều; dải dài theo đường hàn; hạt kim loại nặng</w:t>
            </w:r>
          </w:p>
        </w:tc>
        <w:tc>
          <w:tcPr/>
          <w:p>
            <w:pPr>
              <w:pStyle w:val="Compact"/>
              <w:spacing w:line="240" w:lineRule="auto" w:after="0"/>
              <w:jc w:val="left"/>
            </w:pPr>
            <w:r>
              <w:rPr>
                <w:rFonts w:ascii="Times New Roman" w:hAnsi="Times New Roman" w:eastAsia="Times New Roman" w:cs="Times New Roman"/>
                <w:sz w:val="22"/>
              </w:rPr>
              <w:t xml:space="preserve">Xỉ hiện tối; lẫn kim loại hiện sáng đặc</w:t>
            </w:r>
          </w:p>
        </w:tc>
      </w:tr>
      <w:tr>
        <w:tc>
          <w:tcPr/>
          <w:p>
            <w:pPr>
              <w:pStyle w:val="Compact"/>
              <w:spacing w:line="240" w:lineRule="auto" w:after="0"/>
              <w:jc w:val="left"/>
            </w:pPr>
            <w:r>
              <w:rPr>
                <w:rFonts w:ascii="Times New Roman" w:hAnsi="Times New Roman" w:eastAsia="Times New Roman" w:cs="Times New Roman"/>
                <w:sz w:val="22"/>
              </w:rPr>
              <w:t xml:space="preserve">400 Không ngấu, không thấu</w:t>
            </w:r>
          </w:p>
        </w:tc>
        <w:tc>
          <w:tcPr/>
          <w:p>
            <w:pPr>
              <w:pStyle w:val="Compact"/>
              <w:spacing w:line="240" w:lineRule="auto" w:after="0"/>
              <w:jc w:val="left"/>
            </w:pPr>
            <w:r>
              <w:rPr>
                <w:rFonts w:ascii="Times New Roman" w:hAnsi="Times New Roman" w:eastAsia="Times New Roman" w:cs="Times New Roman"/>
                <w:sz w:val="22"/>
              </w:rPr>
              <w:t xml:space="preserve">lack_of_fusion, lack_of_penetration, lack_of_side_wall_fusion</w:t>
            </w:r>
          </w:p>
        </w:tc>
        <w:tc>
          <w:tcPr/>
          <w:p>
            <w:pPr>
              <w:pStyle w:val="Compact"/>
              <w:spacing w:line="240" w:lineRule="auto" w:after="0"/>
              <w:jc w:val="left"/>
            </w:pPr>
            <w:r>
              <w:rPr>
                <w:rFonts w:ascii="Times New Roman" w:hAnsi="Times New Roman" w:eastAsia="Times New Roman" w:cs="Times New Roman"/>
                <w:sz w:val="22"/>
              </w:rPr>
              <w:t xml:space="preserve">Dải thẳng theo mép hoặc chân mối hàn</w:t>
            </w:r>
          </w:p>
        </w:tc>
        <w:tc>
          <w:tcPr/>
          <w:p>
            <w:pPr>
              <w:pStyle w:val="Compact"/>
              <w:spacing w:line="240" w:lineRule="auto" w:after="0"/>
              <w:jc w:val="left"/>
            </w:pPr>
            <w:r>
              <w:rPr>
                <w:rFonts w:ascii="Times New Roman" w:hAnsi="Times New Roman" w:eastAsia="Times New Roman" w:cs="Times New Roman"/>
                <w:sz w:val="22"/>
              </w:rPr>
              <w:t xml:space="preserve">Dải tối thẳng, biên tương đối sắc</w:t>
            </w:r>
          </w:p>
        </w:tc>
      </w:tr>
      <w:tr>
        <w:tc>
          <w:tcPr/>
          <w:p>
            <w:pPr>
              <w:pStyle w:val="Compact"/>
              <w:spacing w:line="240" w:lineRule="auto" w:after="0"/>
              <w:jc w:val="left"/>
            </w:pPr>
            <w:r>
              <w:rPr>
                <w:rFonts w:ascii="Times New Roman" w:hAnsi="Times New Roman" w:eastAsia="Times New Roman" w:cs="Times New Roman"/>
                <w:sz w:val="22"/>
              </w:rPr>
              <w:t xml:space="preserve">500 Sai hình dạng</w:t>
            </w:r>
          </w:p>
        </w:tc>
        <w:tc>
          <w:tcPr/>
          <w:p>
            <w:pPr>
              <w:pStyle w:val="Compact"/>
              <w:spacing w:line="240" w:lineRule="auto" w:after="0"/>
              <w:jc w:val="left"/>
            </w:pPr>
            <w:r>
              <w:rPr>
                <w:rFonts w:ascii="Times New Roman" w:hAnsi="Times New Roman" w:eastAsia="Times New Roman" w:cs="Times New Roman"/>
                <w:sz w:val="22"/>
              </w:rPr>
              <w:t xml:space="preserve">undercut</w:t>
            </w:r>
          </w:p>
        </w:tc>
        <w:tc>
          <w:tcPr/>
          <w:p>
            <w:pPr>
              <w:pStyle w:val="Compact"/>
              <w:spacing w:line="240" w:lineRule="auto" w:after="0"/>
              <w:jc w:val="left"/>
            </w:pPr>
            <w:r>
              <w:rPr>
                <w:rFonts w:ascii="Times New Roman" w:hAnsi="Times New Roman" w:eastAsia="Times New Roman" w:cs="Times New Roman"/>
                <w:sz w:val="22"/>
              </w:rPr>
              <w:t xml:space="preserve">Rãnh lõm dọc mép mối hàn</w:t>
            </w:r>
          </w:p>
        </w:tc>
        <w:tc>
          <w:tcPr/>
          <w:p>
            <w:pPr>
              <w:pStyle w:val="Compact"/>
              <w:spacing w:line="240" w:lineRule="auto" w:after="0"/>
              <w:jc w:val="left"/>
            </w:pPr>
            <w:r>
              <w:rPr>
                <w:rFonts w:ascii="Times New Roman" w:hAnsi="Times New Roman" w:eastAsia="Times New Roman" w:cs="Times New Roman"/>
                <w:sz w:val="22"/>
              </w:rPr>
              <w:t xml:space="preserve">Dải tối chạy song song mép hàn</w:t>
            </w:r>
          </w:p>
        </w:tc>
      </w:tr>
    </w:tbl>
    <w:p>
      <w:pPr>
        <w:pStyle w:val="BodyText"/>
        <w:spacing w:line="360" w:lineRule="auto" w:after="0"/>
        <w:ind w:firstLine="567"/>
        <w:jc w:val="both"/>
      </w:pPr>
      <w:r>
        <w:rPr>
          <w:rFonts w:ascii="Times New Roman" w:hAnsi="Times New Roman" w:eastAsia="Times New Roman" w:cs="Times New Roman"/>
          <w:sz w:val="26"/>
        </w:rPr>
        <w:t xml:space="preserve">Tỷ lệ quy đổi kích thước của bộ W0003 là 0,0334 mm mỗi pixel. Do đó một lỗ rỗ khí 0,5 tới 1,2 mm tương ứng 15 tới 36 pixel trên ảnh. </w:t>
      </w:r>
      <w:del w:id="1009" w:author="AI Reviewer" w:date="2026-09-24T09:18:14Z">
        <w:r>
          <w:rPr>
            <w:rFonts w:ascii="Times New Roman" w:hAnsi="Times New Roman" w:eastAsia="Times New Roman" w:cs="Times New Roman"/>
            <w:sz w:val="26"/>
          </w:rPr>
          <w:delText xml:space="preserve">Ràng buộc kích thước này được cài thẳng vào</w:delText>
        </w:r>
      </w:del>
      <w:ins w:id="1010" w:author="AI Reviewer" w:date="2026-09-24T09:18:14Z">
        <w:r>
          <w:rPr>
            <w:rFonts w:ascii="Times New Roman" w:hAnsi="Times New Roman" w:eastAsia="Times New Roman" w:cs="Times New Roman"/>
            <w:sz w:val="26"/>
          </w:rPr>
          <w:t xml:space="preserve">Ràng buộc kích thước này cài thẳng vào</w:t>
        </w:r>
      </w:ins>
      <w:r>
        <w:rPr>
          <w:rFonts w:ascii="Times New Roman" w:hAnsi="Times New Roman" w:eastAsia="Times New Roman" w:cs="Times New Roman"/>
          <w:sz w:val="26"/>
        </w:rPr>
        <w:t xml:space="preserve"> bộ sinh mặt nạ ở mục 3.3.</w:t>
      </w:r>
    </w:p>
    <w:bookmarkEnd w:id="31"/>
    <w:bookmarkStart w:id="32" w:name="X941080938f6a7d6e6929b71a4ad877e29846fc4"/>
    <w:p>
      <w:pPr>
        <w:pStyle w:val="Heading2"/>
      </w:pPr>
      <w:r>
        <w:t xml:space="preserve">2.3. Mô hình khuếch tán tiềm ẩn Stable Diffusion 1.5</w:t>
      </w:r>
    </w:p>
    <w:p>
      <w:pPr>
        <w:pStyle w:val="FirstParagraph"/>
        <w:spacing w:line="360" w:lineRule="auto" w:after="0"/>
        <w:ind w:firstLine="567"/>
        <w:jc w:val="both"/>
      </w:pPr>
      <w:r>
        <w:rPr>
          <w:rFonts w:ascii="Times New Roman" w:hAnsi="Times New Roman" w:eastAsia="Times New Roman" w:cs="Times New Roman"/>
          <w:sz w:val="26"/>
        </w:rPr>
        <w:t xml:space="preserve">Mô hình khuếch tán khử nhiễu hoạt động theo hai chiều. Chiều thuận thêm dần nhiễu Gauss vào ảnh qua T bước cho tới khi ảnh trở thành nhiễu trắng. Chiều nghịch huấn luyện một mạng dự đoán lượng nhiễu đã thêm ở mỗi bước, để từ nhiễu trắng khôi phục dần về ảnh. Hàm mất mát rút gọn là sai số bình phương giữa nhiễu thật và nhiễu mạng dự đoán.</w:t>
      </w:r>
    </w:p>
    <w:p>
      <w:pPr>
        <w:pStyle w:val="BodyText"/>
        <w:spacing w:line="360" w:lineRule="auto" w:after="0"/>
        <w:ind w:firstLine="567"/>
        <w:jc w:val="both"/>
      </w:pPr>
      <w:r>
        <w:rPr>
          <w:rFonts w:ascii="Times New Roman" w:hAnsi="Times New Roman" w:eastAsia="Times New Roman" w:cs="Times New Roman"/>
          <w:sz w:val="26"/>
        </w:rPr>
        <w:t xml:space="preserve">Chạy trực tiếp quá trình này trên không gian pixel rất tốn tài nguyên. Stable Diffusion dời quá trình khuếch tán xuống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không gian tiềm ẩn</w:t>
      </w:r>
      <w:r>
        <w:rPr>
          <w:rFonts w:ascii="Times New Roman" w:hAnsi="Times New Roman" w:eastAsia="Times New Roman" w:cs="Times New Roman"/>
          <w:sz w:val="26"/>
        </w:rPr>
        <w:t xml:space="preserve">: một bộ tự mã hoá biến phân nén ảnh 512 × 512 × 3 xuống bản đồ tiềm ẩn 64 × 64 × 4, giảm số phần tử phải xử lý khoảng 48 lần. Khuếch tán diễn ra trên bản đồ tiềm ẩn, chỉ khi hoàn tất mới giải mã ngược về pixel.</w:t>
      </w:r>
    </w:p>
    <w:p>
      <w:pPr>
        <w:pStyle w:val="BodyText"/>
        <w:spacing w:line="360" w:lineRule="auto" w:after="0"/>
        <w:ind w:firstLine="567"/>
        <w:jc w:val="both"/>
      </w:pPr>
      <w:r>
        <w:rPr>
          <w:rFonts w:ascii="Times New Roman" w:hAnsi="Times New Roman" w:eastAsia="Times New Roman" w:cs="Times New Roman"/>
          <w:sz w:val="26"/>
        </w:rPr>
        <w:t xml:space="preserve">Ba khối cấu thành Stable Diffusion 1.5:</w:t>
      </w:r>
    </w:p>
    <w:p>
      <w:pPr>
        <w:numPr>
          <w:ilvl w:val="0"/>
          <w:numId w:val="1005"/>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Bộ tự mã hoá biến phân</w:t>
      </w:r>
      <w:r>
        <w:rPr>
          <w:rFonts w:ascii="Times New Roman" w:hAnsi="Times New Roman" w:eastAsia="Times New Roman" w:cs="Times New Roman"/>
          <w:sz w:val="26"/>
        </w:rPr>
        <w:t xml:space="preserve">: mã hoá ảnh sang không gian tiềm ẩn và giải mã ngược lại.</w:t>
      </w:r>
    </w:p>
    <w:p>
      <w:pPr>
        <w:numPr>
          <w:ilvl w:val="0"/>
          <w:numId w:val="1005"/>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U-Net khử nhiễu</w:t>
      </w:r>
      <w:r>
        <w:rPr>
          <w:rFonts w:ascii="Times New Roman" w:hAnsi="Times New Roman" w:eastAsia="Times New Roman" w:cs="Times New Roman"/>
          <w:sz w:val="26"/>
        </w:rPr>
        <w:t xml:space="preserve">: mạng hình chữ U với các khối tích chập dư và các khối chú ý. Đây là nơi diễn ra quá trình khử nhiễu, và cũng là nơi LoRA can thiệp.</w:t>
      </w:r>
    </w:p>
    <w:p>
      <w:pPr>
        <w:numPr>
          <w:ilvl w:val="0"/>
          <w:numId w:val="1005"/>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Bộ mã hoá văn bản CLIP</w:t>
      </w:r>
      <w:r>
        <w:rPr>
          <w:rFonts w:ascii="Times New Roman" w:hAnsi="Times New Roman" w:eastAsia="Times New Roman" w:cs="Times New Roman"/>
          <w:sz w:val="26"/>
        </w:rPr>
        <w:t xml:space="preserve">: chuyển lời nhắc thành chuỗi vector, đưa vào U-Net qua cơ chế chú ý chéo để dẫn hướng nội dung ảnh.</w:t>
      </w:r>
    </w:p>
    <w:p>
      <w:pPr>
        <w:pStyle w:val="FirstParagraph"/>
        <w:spacing w:line="360" w:lineRule="auto" w:after="0"/>
        <w:ind w:firstLine="567"/>
        <w:jc w:val="both"/>
      </w:pPr>
      <w:r>
        <w:rPr>
          <w:rFonts w:ascii="Times New Roman" w:hAnsi="Times New Roman" w:eastAsia="Times New Roman" w:cs="Times New Roman"/>
          <w:sz w:val="26"/>
        </w:rPr>
        <w:t xml:space="preserve">Hai siêu tham số của quá trình lấy mẫu có vai trò trực tiếp trong đồ án:</w:t>
      </w:r>
    </w:p>
    <w:p>
      <w:pPr>
        <w:numPr>
          <w:ilvl w:val="0"/>
          <w:numId w:val="1006"/>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Số bước khử nhiễu</w:t>
      </w:r>
      <w:r>
        <w:rPr>
          <w:rFonts w:ascii="Times New Roman" w:hAnsi="Times New Roman" w:eastAsia="Times New Roman" w:cs="Times New Roman"/>
          <w:sz w:val="26"/>
        </w:rPr>
        <w:t xml:space="preserve">: đồ án dùng 25 bước với bộ lấy mẫu Euler và bộ lập lịch normal. Bộ lấy mẫu Euler cho kết quả tất định khi cố định hạt giống, điều kiện bắt buộc để so sánh công bằng giữa các mô hình nền.</w:t>
      </w:r>
    </w:p>
    <w:p>
      <w:pPr>
        <w:numPr>
          <w:ilvl w:val="0"/>
          <w:numId w:val="1006"/>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Hệ số dẫn hướng không cần bộ phân loại (CFG)</w:t>
      </w:r>
      <w:r>
        <w:rPr>
          <w:rFonts w:ascii="Times New Roman" w:hAnsi="Times New Roman" w:eastAsia="Times New Roman" w:cs="Times New Roman"/>
          <w:sz w:val="26"/>
        </w:rPr>
        <w:t xml:space="preserve">: điều chỉnh mức bám lời nhắc. Giá trị thấp cho ảnh đa dạng nhưng lệch mô tả; giá trị cao cho ảnh bám mô tả nhưng dễ bão hoà và mất tự nhiên. Đồ án dùng 9,0 sau khi thử nghiệm trên dải 6,5 tới 10,0.</w:t>
      </w:r>
    </w:p>
    <w:bookmarkEnd w:id="32"/>
    <w:bookmarkStart w:id="33" w:name="tinh-chỉnh-hiệu-quả-tham-số-bằng-lora"/>
    <w:p>
      <w:pPr>
        <w:pStyle w:val="Heading2"/>
      </w:pPr>
      <w:r>
        <w:t xml:space="preserve">2.4. Tinh chỉnh hiệu quả tham số bằng LoRA</w:t>
      </w:r>
    </w:p>
    <w:p>
      <w:pPr>
        <w:pStyle w:val="FirstParagraph"/>
        <w:spacing w:line="360" w:lineRule="auto" w:after="0"/>
        <w:ind w:firstLine="567"/>
        <w:jc w:val="both"/>
      </w:pPr>
      <w:r>
        <w:rPr>
          <w:rFonts w:ascii="Times New Roman" w:hAnsi="Times New Roman" w:eastAsia="Times New Roman" w:cs="Times New Roman"/>
          <w:sz w:val="26"/>
        </w:rPr>
        <w:t xml:space="preserve">Tinh chỉnh toàn bộ Stable Diffusion 1.5 cần cập nhật khoảng 860 triệu tham số của U-Net, đòi hỏi bộ nhớ lớn và dễ quên kiến thức nền khi dữ liệu huấn luyện ít.</w:t>
      </w:r>
    </w:p>
    <w:p>
      <w:pPr>
        <w:pStyle w:val="BodyText"/>
        <w:spacing w:line="360" w:lineRule="auto" w:after="0"/>
        <w:ind w:firstLine="567"/>
        <w:jc w:val="both"/>
      </w:pPr>
      <w:r>
        <w:rPr>
          <w:rFonts w:ascii="Times New Roman" w:hAnsi="Times New Roman" w:eastAsia="Times New Roman" w:cs="Times New Roman"/>
          <w:sz w:val="26"/>
        </w:rPr>
        <w:t xml:space="preserve">LoRA xuất phát từ nhận xét: ma trận cập nhật trọng số khi thích nghi sang một miền mới thường có hạng nội tại thấp. Thay vì học toàn bộ ma trận cập nhật kích thước d × k, LoRA phân tích nó thành tích của hai ma trận hẹp B (d × r) và A (r × k) với r rất nhỏ so với d và k, rồi chỉ huấn luyện A và B. Trọng số gốc giữ nguyên, đóng băng.</w:t>
      </w:r>
    </w:p>
    <w:p>
      <w:pPr>
        <w:pStyle w:val="BodyText"/>
        <w:spacing w:line="360" w:lineRule="auto" w:after="0"/>
        <w:ind w:firstLine="567"/>
        <w:jc w:val="both"/>
      </w:pPr>
      <w:r>
        <w:rPr>
          <w:rFonts w:ascii="Times New Roman" w:hAnsi="Times New Roman" w:eastAsia="Times New Roman" w:cs="Times New Roman"/>
          <w:sz w:val="26"/>
        </w:rPr>
        <w:t xml:space="preserve">Đầu ra của một lớp trở thành tổng của phép biến đổi gốc và phần hiệu chỉnh hạng thấp, nhân với hệ số tỷ lệ alpha chia r. Trong đồ án, r = 32 và alpha = 16, tức hệ số tỷ lệ bằng 0,5.</w:t>
      </w:r>
    </w:p>
    <w:p>
      <w:pPr>
        <w:pStyle w:val="BodyText"/>
        <w:spacing w:line="360" w:lineRule="auto" w:after="0"/>
        <w:ind w:firstLine="567"/>
        <w:jc w:val="both"/>
      </w:pPr>
      <w:r>
        <w:rPr>
          <w:rFonts w:ascii="Times New Roman" w:hAnsi="Times New Roman" w:eastAsia="Times New Roman" w:cs="Times New Roman"/>
          <w:sz w:val="26"/>
        </w:rPr>
        <w:t xml:space="preserve">Ba lợi ích cụ thể trong bối cảnh đồ án:</w:t>
      </w:r>
    </w:p>
    <w:p>
      <w:pPr>
        <w:numPr>
          <w:ilvl w:val="0"/>
          <w:numId w:val="1007"/>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Dung lượng nhỏ</w:t>
      </w:r>
      <w:r>
        <w:rPr>
          <w:rFonts w:ascii="Times New Roman" w:hAnsi="Times New Roman" w:eastAsia="Times New Roman" w:cs="Times New Roman"/>
          <w:sz w:val="26"/>
        </w:rPr>
        <w:t xml:space="preserve">: mỗi mô hình LoRA khoảng 37 MB so với khoảng 4 GB của mô hình nền, nên mười hai lớp khuyết tật chỉ chiếm khoảng 444 MB và nạp lại được trong vài giây khi đổi lớp.</w:t>
      </w:r>
    </w:p>
    <w:p>
      <w:pPr>
        <w:numPr>
          <w:ilvl w:val="0"/>
          <w:numId w:val="1007"/>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Chi phí huấn luyện thấp</w:t>
      </w:r>
      <w:r>
        <w:rPr>
          <w:rFonts w:ascii="Times New Roman" w:hAnsi="Times New Roman" w:eastAsia="Times New Roman" w:cs="Times New Roman"/>
          <w:sz w:val="26"/>
        </w:rPr>
        <w:t xml:space="preserve">: khoảng 2,5 giờ mỗi lớp trên RTX 3090, với vài chục tới vài trăm ảnh mẫu.</w:t>
      </w:r>
    </w:p>
    <w:p>
      <w:pPr>
        <w:numPr>
          <w:ilvl w:val="0"/>
          <w:numId w:val="1007"/>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Ghép được tại thời điểm suy luận</w:t>
      </w:r>
      <w:r>
        <w:rPr>
          <w:rFonts w:ascii="Times New Roman" w:hAnsi="Times New Roman" w:eastAsia="Times New Roman" w:cs="Times New Roman"/>
          <w:sz w:val="26"/>
        </w:rPr>
        <w:t xml:space="preserve">: độ mạnh LoRA điều chỉnh liên tục từ 0 tới 1, cho phép dò điểm cân bằng </w:t>
      </w:r>
      <w:del w:id="1011" w:author="AI Reviewer" w:date="2026-09-24T09:18:14Z">
        <w:r>
          <w:rPr>
            <w:rFonts w:ascii="Times New Roman" w:hAnsi="Times New Roman" w:eastAsia="Times New Roman" w:cs="Times New Roman"/>
            <w:sz w:val="26"/>
          </w:rPr>
          <w:delText xml:space="preserve">giữa việc bám hình thái khuyết tật và việc giữ kết cấu phim nền</w:delText>
        </w:r>
      </w:del>
      <w:ins w:id="1012" w:author="AI Reviewer" w:date="2026-09-24T09:18:14Z">
        <w:r>
          <w:rPr>
            <w:rFonts w:ascii="Times New Roman" w:hAnsi="Times New Roman" w:eastAsia="Times New Roman" w:cs="Times New Roman"/>
            <w:sz w:val="26"/>
          </w:rPr>
          <w:t xml:space="preserve">giữa bám hình thái khuyết tật và giữ kết cấu phim nền</w:t>
        </w:r>
      </w:ins>
      <w:r>
        <w:rPr>
          <w:rFonts w:ascii="Times New Roman" w:hAnsi="Times New Roman" w:eastAsia="Times New Roman" w:cs="Times New Roman"/>
          <w:sz w:val="26"/>
        </w:rPr>
        <w:t xml:space="preserve">.</w:t>
      </w:r>
    </w:p>
    <w:bookmarkEnd w:id="33"/>
    <w:bookmarkStart w:id="34" w:name="inpainting-có-điều-kiện-và-controlnet"/>
    <w:p>
      <w:pPr>
        <w:pStyle w:val="Heading2"/>
      </w:pPr>
      <w:r>
        <w:t xml:space="preserve">2.5. Inpainting có điều kiện và ControlNet</w:t>
      </w:r>
    </w:p>
    <w:p>
      <w:pPr>
        <w:pStyle w:val="FirstParagraph"/>
        <w:spacing w:line="360" w:lineRule="auto" w:after="0"/>
        <w:ind w:firstLine="567"/>
        <w:jc w:val="both"/>
      </w:pPr>
      <w:r>
        <w:rPr>
          <w:bCs/>
          <w:rFonts w:ascii="Times New Roman" w:hAnsi="Times New Roman" w:eastAsia="Times New Roman" w:cs="Times New Roman"/>
          <w:b/>
          <w:sz w:val="26"/>
        </w:rPr>
        <w:t xml:space="preserve">Inpainting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bài toán vẽ lại một vùng được che của ảnh trong khi giữ nguyên phần còn lại. Với mô hình khuếch tán tiềm ẩn, cách làm là mã hoá ảnh gốc sang không gian tiềm ẩn, đặt mặt nạ nhiễu lên vùng cần vẽ, rồi chỉ khử nhiễu trong vùng đó, mỗi bước ghép lại với phần tiềm ẩn của ảnh gốc ở ngoài mặt nạ.</w:t>
      </w:r>
    </w:p>
    <w:p>
      <w:pPr>
        <w:pStyle w:val="BodyText"/>
        <w:spacing w:line="360" w:lineRule="auto" w:after="0"/>
        <w:ind w:firstLine="567"/>
        <w:jc w:val="both"/>
      </w:pPr>
      <w:r>
        <w:rPr>
          <w:rFonts w:ascii="Times New Roman" w:hAnsi="Times New Roman" w:eastAsia="Times New Roman" w:cs="Times New Roman"/>
          <w:sz w:val="26"/>
        </w:rPr>
        <w:t xml:space="preserve">Tham số</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denoise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quyết định mức độ vùng được vẽ bị thay mới: giá trị 1,0 xoá sạch nội dung cũ, giá trị thấp giữ lại nhiều cấu trúc nền. Đồ án dùng dải 0,85 tới 0,90 cho các lớp cần hình thái rõ.</w:t>
      </w:r>
    </w:p>
    <w:p>
      <w:pPr>
        <w:pStyle w:val="BodyText"/>
        <w:spacing w:line="360" w:lineRule="auto" w:after="0"/>
        <w:ind w:firstLine="567"/>
        <w:jc w:val="both"/>
      </w:pPr>
      <w:r>
        <w:rPr>
          <w:bCs/>
          <w:rFonts w:ascii="Times New Roman" w:hAnsi="Times New Roman" w:eastAsia="Times New Roman" w:cs="Times New Roman"/>
          <w:b/>
          <w:sz w:val="26"/>
        </w:rPr>
        <w:t xml:space="preserve">ControlNet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thêm một nhánh mạng song song sao chép các khối mã hoá của U-Net, nhận thêm một ảnh điều kiện (ở đây là mặt nạ inpaint) và cộng tín hiệu vào các khối giải mã của U-Net gốc qua các lớp tích chập khởi tạo bằng không. Nhờ khởi tạo bằng không, ở bước huấn luyện đầu tiên ControlNet không làm hỏng mô hình nền, rồi dần học cách ép ảnh sinh bám điều kiện không gian. Đồ án dùng bản control_v11p_sd15_inpaint với độ mạnh 0,8.</w:t>
      </w:r>
    </w:p>
    <w:p>
      <w:pPr>
        <w:pStyle w:val="BodyText"/>
        <w:spacing w:line="360" w:lineRule="auto" w:after="0"/>
        <w:ind w:firstLine="567"/>
        <w:jc w:val="both"/>
      </w:pPr>
      <w:r>
        <w:rPr>
          <w:rFonts w:ascii="Times New Roman" w:hAnsi="Times New Roman" w:eastAsia="Times New Roman" w:cs="Times New Roman"/>
          <w:sz w:val="26"/>
        </w:rPr>
        <w:t xml:space="preserve">Ý nghĩa của tổ hợp ba thành phần: mặt nạ quyết định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khuyết tật nằm ở đâu và hình gì</w:t>
      </w:r>
      <w:r>
        <w:rPr>
          <w:rFonts w:ascii="Times New Roman" w:hAnsi="Times New Roman" w:eastAsia="Times New Roman" w:cs="Times New Roman"/>
          <w:sz w:val="26"/>
        </w:rPr>
        <w:t xml:space="preserve">, LoRA quyết định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khuyết tật trông như thế nào</w:t>
      </w:r>
      <w:r>
        <w:rPr>
          <w:rFonts w:ascii="Times New Roman" w:hAnsi="Times New Roman" w:eastAsia="Times New Roman" w:cs="Times New Roman"/>
          <w:sz w:val="26"/>
        </w:rPr>
        <w:t xml:space="preserve">, ControlNet giữ cho hai điều đó không mâu thuẫn nhau.</w:t>
      </w:r>
    </w:p>
    <w:bookmarkEnd w:id="34"/>
    <w:bookmarkStart w:id="35" w:name="X81bbc06b9429557c73860668c908557792df43d"/>
    <w:p>
      <w:pPr>
        <w:pStyle w:val="Heading2"/>
      </w:pPr>
      <w:r>
        <w:t xml:space="preserve">2.6. Chỉ số đánh giá ảnh tổng hợp và mô hình phát hiện</w:t>
      </w:r>
    </w:p>
    <w:p>
      <w:pPr>
        <w:pStyle w:val="FirstParagraph"/>
        <w:spacing w:line="240" w:lineRule="auto"/>
        <w:jc w:val="left"/>
      </w:pPr>
      <w:r>
        <w:rPr>
          <w:bCs/>
          <w:rFonts w:ascii="Times New Roman" w:hAnsi="Times New Roman" w:eastAsia="Times New Roman" w:cs="Times New Roman"/>
          <w:b/>
          <w:sz w:val="24"/>
        </w:rPr>
        <w:t xml:space="preserve">Bảng 2.2: Các chỉ số đánh giá dùng trong đồ án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Chỉ số</w:t>
            </w:r>
          </w:p>
        </w:tc>
        <w:tc>
          <w:tcPr/>
          <w:p>
            <w:pPr>
              <w:pStyle w:val="Compact"/>
              <w:spacing w:line="240" w:lineRule="auto" w:after="0"/>
              <w:jc w:val="left"/>
            </w:pPr>
            <w:r>
              <w:rPr>
                <w:rFonts w:ascii="Times New Roman" w:hAnsi="Times New Roman" w:eastAsia="Times New Roman" w:cs="Times New Roman"/>
                <w:sz w:val="22"/>
              </w:rPr>
              <w:t xml:space="preserve">Đo cái gì</w:t>
            </w:r>
          </w:p>
        </w:tc>
        <w:tc>
          <w:tcPr/>
          <w:p>
            <w:pPr>
              <w:pStyle w:val="Compact"/>
              <w:spacing w:line="240" w:lineRule="auto" w:after="0"/>
              <w:jc w:val="left"/>
            </w:pPr>
            <w:r>
              <w:rPr>
                <w:rFonts w:ascii="Times New Roman" w:hAnsi="Times New Roman" w:eastAsia="Times New Roman" w:cs="Times New Roman"/>
                <w:sz w:val="22"/>
              </w:rPr>
              <w:t xml:space="preserve">Chiều tốt</w:t>
            </w:r>
          </w:p>
        </w:tc>
        <w:tc>
          <w:tcPr/>
          <w:p>
            <w:pPr>
              <w:pStyle w:val="Compact"/>
              <w:spacing w:line="240" w:lineRule="auto" w:after="0"/>
              <w:jc w:val="left"/>
            </w:pPr>
            <w:r>
              <w:rPr>
                <w:rFonts w:ascii="Times New Roman" w:hAnsi="Times New Roman" w:eastAsia="Times New Roman" w:cs="Times New Roman"/>
                <w:sz w:val="22"/>
              </w:rPr>
              <w:t xml:space="preserve">Dùng ở đâu</w:t>
            </w:r>
          </w:p>
        </w:tc>
      </w:tr>
      <w:tr>
        <w:tc>
          <w:tcPr/>
          <w:p>
            <w:pPr>
              <w:pStyle w:val="Compact"/>
              <w:spacing w:line="240" w:lineRule="auto" w:after="0"/>
              <w:jc w:val="left"/>
            </w:pPr>
            <w:r>
              <w:rPr>
                <w:rFonts w:ascii="Times New Roman" w:hAnsi="Times New Roman" w:eastAsia="Times New Roman" w:cs="Times New Roman"/>
                <w:sz w:val="22"/>
              </w:rPr>
              <w:t xml:space="preserve">FID</w:t>
            </w:r>
          </w:p>
        </w:tc>
        <w:tc>
          <w:tcPr/>
          <w:p>
            <w:pPr>
              <w:pStyle w:val="Compact"/>
              <w:spacing w:line="240" w:lineRule="auto" w:after="0"/>
              <w:jc w:val="left"/>
            </w:pPr>
            <w:r>
              <w:rPr>
                <w:rFonts w:ascii="Times New Roman" w:hAnsi="Times New Roman" w:eastAsia="Times New Roman" w:cs="Times New Roman"/>
                <w:sz w:val="22"/>
              </w:rPr>
              <w:t xml:space="preserve">Khoảng cách giữa phân bố đặc trưng Inception của tập ảnh thật và tập ảnh sinh</w:t>
            </w:r>
          </w:p>
        </w:tc>
        <w:tc>
          <w:tcPr/>
          <w:p>
            <w:pPr>
              <w:pStyle w:val="Compact"/>
              <w:spacing w:line="240" w:lineRule="auto" w:after="0"/>
              <w:jc w:val="left"/>
            </w:pPr>
            <w:r>
              <w:rPr>
                <w:rFonts w:ascii="Times New Roman" w:hAnsi="Times New Roman" w:eastAsia="Times New Roman" w:cs="Times New Roman"/>
                <w:sz w:val="22"/>
              </w:rPr>
              <w:t xml:space="preserve">Càng nhỏ càng tốt</w:t>
            </w:r>
          </w:p>
        </w:tc>
        <w:tc>
          <w:tcPr/>
          <w:p>
            <w:pPr>
              <w:pStyle w:val="Compact"/>
              <w:spacing w:line="240" w:lineRule="auto" w:after="0"/>
              <w:jc w:val="left"/>
            </w:pPr>
            <w:r>
              <w:rPr>
                <w:rFonts w:ascii="Times New Roman" w:hAnsi="Times New Roman" w:eastAsia="Times New Roman" w:cs="Times New Roman"/>
                <w:sz w:val="22"/>
              </w:rPr>
              <w:t xml:space="preserve">So sánh mô hình nền, cổng chất lượng G1</w:t>
            </w:r>
          </w:p>
        </w:tc>
      </w:tr>
      <w:tr>
        <w:tc>
          <w:tcPr/>
          <w:p>
            <w:pPr>
              <w:pStyle w:val="Compact"/>
              <w:spacing w:line="240" w:lineRule="auto" w:after="0"/>
              <w:jc w:val="left"/>
            </w:pPr>
            <w:r>
              <w:rPr>
                <w:rFonts w:ascii="Times New Roman" w:hAnsi="Times New Roman" w:eastAsia="Times New Roman" w:cs="Times New Roman"/>
                <w:sz w:val="22"/>
              </w:rPr>
              <w:t xml:space="preserve">SSIM</w:t>
            </w:r>
          </w:p>
        </w:tc>
        <w:tc>
          <w:tcPr/>
          <w:p>
            <w:pPr>
              <w:pStyle w:val="Compact"/>
              <w:spacing w:line="240" w:lineRule="auto" w:after="0"/>
              <w:jc w:val="left"/>
            </w:pPr>
            <w:r>
              <w:rPr>
                <w:rFonts w:ascii="Times New Roman" w:hAnsi="Times New Roman" w:eastAsia="Times New Roman" w:cs="Times New Roman"/>
                <w:sz w:val="22"/>
              </w:rPr>
              <w:t xml:space="preserve">Tương đồng cấu trúc giữa hai ảnh theo độ sáng, độ tương phản và cấu trúc cục bộ</w:t>
            </w:r>
          </w:p>
        </w:tc>
        <w:tc>
          <w:tcPr/>
          <w:p>
            <w:pPr>
              <w:pStyle w:val="Compact"/>
              <w:spacing w:line="240" w:lineRule="auto" w:after="0"/>
              <w:jc w:val="left"/>
            </w:pPr>
            <w:r>
              <w:rPr>
                <w:rFonts w:ascii="Times New Roman" w:hAnsi="Times New Roman" w:eastAsia="Times New Roman" w:cs="Times New Roman"/>
                <w:sz w:val="22"/>
              </w:rPr>
              <w:t xml:space="preserve">Càng gần 1 càng giống</w:t>
            </w:r>
          </w:p>
        </w:tc>
        <w:tc>
          <w:tcPr/>
          <w:p>
            <w:pPr>
              <w:pStyle w:val="Compact"/>
              <w:spacing w:line="240" w:lineRule="auto" w:after="0"/>
              <w:jc w:val="left"/>
            </w:pPr>
            <w:r>
              <w:rPr>
                <w:rFonts w:ascii="Times New Roman" w:hAnsi="Times New Roman" w:eastAsia="Times New Roman" w:cs="Times New Roman"/>
                <w:sz w:val="22"/>
              </w:rPr>
              <w:t xml:space="preserve">Kiểm tra bảo toàn nền; đo độ giống ảnh thật</w:t>
            </w:r>
          </w:p>
        </w:tc>
      </w:tr>
      <w:tr>
        <w:tc>
          <w:tcPr/>
          <w:p>
            <w:pPr>
              <w:pStyle w:val="Compact"/>
              <w:spacing w:line="240" w:lineRule="auto" w:after="0"/>
              <w:jc w:val="left"/>
            </w:pPr>
            <w:r>
              <w:rPr>
                <w:rFonts w:ascii="Times New Roman" w:hAnsi="Times New Roman" w:eastAsia="Times New Roman" w:cs="Times New Roman"/>
                <w:sz w:val="22"/>
              </w:rPr>
              <w:t xml:space="preserve">Độ nét Laplace</w:t>
            </w:r>
          </w:p>
        </w:tc>
        <w:tc>
          <w:tcPr/>
          <w:p>
            <w:pPr>
              <w:pStyle w:val="Compact"/>
              <w:spacing w:line="240" w:lineRule="auto" w:after="0"/>
              <w:jc w:val="left"/>
            </w:pPr>
            <w:r>
              <w:rPr>
                <w:rFonts w:ascii="Times New Roman" w:hAnsi="Times New Roman" w:eastAsia="Times New Roman" w:cs="Times New Roman"/>
                <w:sz w:val="22"/>
              </w:rPr>
              <w:t xml:space="preserve">Phương sai của toán tử Laplace, phản ánh mức chi tiết cạnh</w:t>
            </w:r>
          </w:p>
        </w:tc>
        <w:tc>
          <w:tcPr/>
          <w:p>
            <w:pPr>
              <w:pStyle w:val="Compact"/>
              <w:spacing w:line="240" w:lineRule="auto" w:after="0"/>
              <w:jc w:val="left"/>
            </w:pPr>
            <w:r>
              <w:rPr>
                <w:rFonts w:ascii="Times New Roman" w:hAnsi="Times New Roman" w:eastAsia="Times New Roman" w:cs="Times New Roman"/>
                <w:sz w:val="22"/>
              </w:rPr>
              <w:t xml:space="preserve">Càng lớn càng nhiều chi tiết</w:t>
            </w:r>
          </w:p>
        </w:tc>
        <w:tc>
          <w:tcPr/>
          <w:p>
            <w:pPr>
              <w:pStyle w:val="Compact"/>
              <w:spacing w:line="240" w:lineRule="auto" w:after="0"/>
              <w:jc w:val="left"/>
            </w:pPr>
            <w:r>
              <w:rPr>
                <w:rFonts w:ascii="Times New Roman" w:hAnsi="Times New Roman" w:eastAsia="Times New Roman" w:cs="Times New Roman"/>
                <w:sz w:val="22"/>
              </w:rPr>
              <w:t xml:space="preserve">Thành phần thứ ba của điểm tổng hợp</w:t>
            </w:r>
          </w:p>
        </w:tc>
      </w:tr>
      <w:tr>
        <w:tc>
          <w:tcPr/>
          <w:p>
            <w:pPr>
              <w:pStyle w:val="Compact"/>
              <w:spacing w:line="240" w:lineRule="auto" w:after="0"/>
              <w:jc w:val="left"/>
            </w:pPr>
            <w:r>
              <w:rPr>
                <w:rFonts w:ascii="Times New Roman" w:hAnsi="Times New Roman" w:eastAsia="Times New Roman" w:cs="Times New Roman"/>
                <w:sz w:val="22"/>
              </w:rPr>
              <w:t xml:space="preserve">mAP@0,5</w:t>
            </w:r>
          </w:p>
        </w:tc>
        <w:tc>
          <w:tcPr/>
          <w:p>
            <w:pPr>
              <w:pStyle w:val="Compact"/>
              <w:spacing w:line="240" w:lineRule="auto" w:after="0"/>
              <w:jc w:val="left"/>
            </w:pPr>
            <w:r>
              <w:rPr>
                <w:rFonts w:ascii="Times New Roman" w:hAnsi="Times New Roman" w:eastAsia="Times New Roman" w:cs="Times New Roman"/>
                <w:sz w:val="22"/>
              </w:rPr>
              <w:t xml:space="preserve">Trung bình độ chính xác trung bình các lớp tại ngưỡng IoU 0,5</w:t>
            </w:r>
          </w:p>
        </w:tc>
        <w:tc>
          <w:tcPr/>
          <w:p>
            <w:pPr>
              <w:pStyle w:val="Compact"/>
              <w:spacing w:line="240" w:lineRule="auto" w:after="0"/>
              <w:jc w:val="left"/>
            </w:pPr>
            <w:r>
              <w:rPr>
                <w:rFonts w:ascii="Times New Roman" w:hAnsi="Times New Roman" w:eastAsia="Times New Roman" w:cs="Times New Roman"/>
                <w:sz w:val="22"/>
              </w:rPr>
              <w:t xml:space="preserve">Càng lớn càng tốt</w:t>
            </w:r>
          </w:p>
        </w:tc>
        <w:tc>
          <w:tcPr/>
          <w:p>
            <w:pPr>
              <w:pStyle w:val="Compact"/>
              <w:spacing w:line="240" w:lineRule="auto" w:after="0"/>
              <w:jc w:val="left"/>
            </w:pPr>
            <w:r>
              <w:rPr>
                <w:rFonts w:ascii="Times New Roman" w:hAnsi="Times New Roman" w:eastAsia="Times New Roman" w:cs="Times New Roman"/>
                <w:sz w:val="22"/>
              </w:rPr>
              <w:t xml:space="preserve">Xác thực xuôi dòng bằng YOLOv8</w:t>
            </w:r>
          </w:p>
        </w:tc>
      </w:tr>
      <w:tr>
        <w:tc>
          <w:tcPr/>
          <w:p>
            <w:pPr>
              <w:pStyle w:val="Compact"/>
              <w:spacing w:line="240" w:lineRule="auto" w:after="0"/>
              <w:jc w:val="left"/>
            </w:pPr>
            <w:r>
              <w:rPr>
                <w:rFonts w:ascii="Times New Roman" w:hAnsi="Times New Roman" w:eastAsia="Times New Roman" w:cs="Times New Roman"/>
                <w:sz w:val="22"/>
              </w:rPr>
              <w:t xml:space="preserve">mAP@0,5:0,95</w:t>
            </w:r>
          </w:p>
        </w:tc>
        <w:tc>
          <w:tcPr/>
          <w:p>
            <w:pPr>
              <w:pStyle w:val="Compact"/>
              <w:spacing w:line="240" w:lineRule="auto" w:after="0"/>
              <w:jc w:val="left"/>
            </w:pPr>
            <w:r>
              <w:rPr>
                <w:rFonts w:ascii="Times New Roman" w:hAnsi="Times New Roman" w:eastAsia="Times New Roman" w:cs="Times New Roman"/>
                <w:sz w:val="22"/>
              </w:rPr>
              <w:t xml:space="preserve">Trung bình mAP trên mười ngưỡng IoU từ 0,5 tới 0,95</w:t>
            </w:r>
          </w:p>
        </w:tc>
        <w:tc>
          <w:tcPr/>
          <w:p>
            <w:pPr>
              <w:pStyle w:val="Compact"/>
              <w:spacing w:line="240" w:lineRule="auto" w:after="0"/>
              <w:jc w:val="left"/>
            </w:pPr>
            <w:r>
              <w:rPr>
                <w:rFonts w:ascii="Times New Roman" w:hAnsi="Times New Roman" w:eastAsia="Times New Roman" w:cs="Times New Roman"/>
                <w:sz w:val="22"/>
              </w:rPr>
              <w:t xml:space="preserve">Càng lớn càng tốt</w:t>
            </w:r>
          </w:p>
        </w:tc>
        <w:tc>
          <w:tcPr/>
          <w:p>
            <w:pPr>
              <w:pStyle w:val="Compact"/>
              <w:spacing w:line="240" w:lineRule="auto" w:after="0"/>
              <w:jc w:val="left"/>
            </w:pPr>
            <w:r>
              <w:rPr>
                <w:rFonts w:ascii="Times New Roman" w:hAnsi="Times New Roman" w:eastAsia="Times New Roman" w:cs="Times New Roman"/>
                <w:sz w:val="22"/>
              </w:rPr>
              <w:t xml:space="preserve">Xác thực xuôi dòng, khắt khe hơn về độ khớp hộp bao</w:t>
            </w:r>
          </w:p>
        </w:tc>
      </w:tr>
    </w:tbl>
    <w:p>
      <w:pPr>
        <w:pStyle w:val="BodyText"/>
        <w:spacing w:line="360" w:lineRule="auto" w:after="0"/>
        <w:ind w:firstLine="567"/>
        <w:jc w:val="both"/>
      </w:pPr>
      <w:r>
        <w:rPr>
          <w:rFonts w:ascii="Times New Roman" w:hAnsi="Times New Roman" w:eastAsia="Times New Roman" w:cs="Times New Roman"/>
          <w:sz w:val="26"/>
        </w:rPr>
        <w:t xml:space="preserve">Hai lưu ý khi đọc các chỉ số này trong Chương 4.</w:t>
      </w:r>
    </w:p>
    <w:p>
      <w:pPr>
        <w:pStyle w:val="BodyText"/>
        <w:spacing w:line="360" w:lineRule="auto" w:after="0"/>
        <w:ind w:firstLine="567"/>
        <w:jc w:val="both"/>
      </w:pPr>
      <w:r>
        <w:rPr>
          <w:rFonts w:ascii="Times New Roman" w:hAnsi="Times New Roman" w:eastAsia="Times New Roman" w:cs="Times New Roman"/>
          <w:sz w:val="26"/>
        </w:rPr>
        <w:t xml:space="preserve">Thứ nhất, SSIM trong đồ án được dùng cho hai mục đích khác nhau và không nên lẫn lộn. Khi đo giữa ảnh tổng hợp 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ảnh nền gốc của chính nó</w:t>
      </w:r>
      <w:r>
        <w:rPr>
          <w:rFonts w:ascii="Times New Roman" w:hAnsi="Times New Roman" w:eastAsia="Times New Roman" w:cs="Times New Roman"/>
          <w:sz w:val="26"/>
        </w:rPr>
        <w:t xml:space="preserve">, SSIM cao nghĩa là hệ thống chỉ sửa đúng vùng khuyết tật và không làm hỏng nền; đây là chỉ số bảo toàn nền, càng gần 1 càng tốt. Khi đo giữa ảnh tổng hợp 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crop ảnh thật cùng lớp</w:t>
      </w:r>
      <w:r>
        <w:rPr>
          <w:rFonts w:ascii="Times New Roman" w:hAnsi="Times New Roman" w:eastAsia="Times New Roman" w:cs="Times New Roman"/>
          <w:sz w:val="26"/>
        </w:rPr>
        <w:t xml:space="preserve">, SSIM quá cao lại là dấu hiệu sao chép, quá thấp là dấu hiệu khác hẳn ảnh thật; giá trị hợp lý nằm ở khoảng giữa.</w:t>
      </w:r>
    </w:p>
    <w:p>
      <w:pPr>
        <w:pStyle w:val="BodyText"/>
        <w:spacing w:line="360" w:lineRule="auto" w:after="0"/>
        <w:ind w:firstLine="567"/>
        <w:jc w:val="both"/>
      </w:pPr>
      <w:r>
        <w:rPr>
          <w:rFonts w:ascii="Times New Roman" w:hAnsi="Times New Roman" w:eastAsia="Times New Roman" w:cs="Times New Roman"/>
          <w:sz w:val="26"/>
        </w:rPr>
        <w:t xml:space="preserve">Thứ hai, FID cần đủ số mẫu mới ổn định. Với các lớp khuyết tật chỉ có vài chục ảnh thật, giá trị FID nhiễu mạnh và phải đọc kèm SSIM cùng kiểm tra bằng mắt.</w:t>
      </w:r>
    </w:p>
    <w:p>
      <w:pPr>
        <w:pStyle w:val="BodyText"/>
        <w:spacing w:line="360" w:lineRule="auto" w:after="0"/>
        <w:ind w:firstLine="567"/>
        <w:jc w:val="both"/>
      </w:pPr>
      <w:r>
        <w:rPr>
          <w:rFonts w:ascii="Times New Roman" w:hAnsi="Times New Roman" w:eastAsia="Times New Roman" w:cs="Times New Roman"/>
          <w:sz w:val="26"/>
        </w:rPr>
        <w:t xml:space="preserve">Chỉ số quyết định cuối cùng của đồ án không phải FID hay SSIM mà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mAP đo trên tập kiểm tra giữ nguyên 100% ảnh thật</w:t>
      </w:r>
      <w:r>
        <w:rPr>
          <w:rFonts w:ascii="Times New Roman" w:hAnsi="Times New Roman" w:eastAsia="Times New Roman" w:cs="Times New Roman"/>
          <w:sz w:val="26"/>
        </w:rPr>
        <w:t xml:space="preserve">. Một bộ ảnh tổng hợp có FID đẹp nhưng không nâng được mAP thì vẫn là thất bại.</w:t>
      </w:r>
    </w:p>
    <w:bookmarkEnd w:id="35"/>
    <w:bookmarkStart w:id="36" w:name="công-cụ-và-phần-cứng-sử-dụng"/>
    <w:p>
      <w:pPr>
        <w:pStyle w:val="Heading2"/>
      </w:pPr>
      <w:r>
        <w:t xml:space="preserve">2.7. Công cụ và phần cứng sử dụng</w:t>
      </w:r>
    </w:p>
    <w:p>
      <w:pPr>
        <w:pStyle w:val="FirstParagraph"/>
        <w:spacing w:line="360" w:lineRule="auto" w:after="0"/>
        <w:ind w:firstLine="567"/>
        <w:jc w:val="both"/>
      </w:pPr>
      <w:r>
        <w:rPr>
          <w:bCs/>
          <w:rFonts w:ascii="Times New Roman" w:hAnsi="Times New Roman" w:eastAsia="Times New Roman" w:cs="Times New Roman"/>
          <w:b/>
          <w:sz w:val="26"/>
        </w:rPr>
        <w:t xml:space="preserve">Công cụ phần mềm</w:t>
      </w:r>
      <w:r>
        <w:rPr>
          <w:rFonts w:ascii="Times New Roman" w:hAnsi="Times New Roman" w:eastAsia="Times New Roman" w:cs="Times New Roman"/>
          <w:sz w:val="26"/>
        </w:rPr>
        <w:t xml:space="preserve">:</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ComfyUI</w:t>
      </w:r>
      <w:r>
        <w:rPr>
          <w:rFonts w:ascii="Times New Roman" w:hAnsi="Times New Roman" w:eastAsia="Times New Roman" w:cs="Times New Roman"/>
          <w:sz w:val="26"/>
        </w:rPr>
        <w:t xml:space="preserve">: môi trường chạy mô hình khuếch tán theo đồ thị nút, có REST API cho phép nạp đồ thị dạng JSON, thay tham số theo từng lần gọi và lấy ảnh kết quả. Đồ án dùng API này thay vì giao diện đồ hoạ để tự động hoá.</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kohya-ss</w:t>
      </w:r>
      <w:r>
        <w:rPr>
          <w:rFonts w:ascii="Times New Roman" w:hAnsi="Times New Roman" w:eastAsia="Times New Roman" w:cs="Times New Roman"/>
          <w:sz w:val="26"/>
        </w:rPr>
        <w:t xml:space="preserve">: bộ công cụ huấn luyện LoRA cho Stable Diffusion, nhận cấu hình dạng TOML.</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Ultralytics YOLOv8</w:t>
      </w:r>
      <w:r>
        <w:rPr>
          <w:rFonts w:ascii="Times New Roman" w:hAnsi="Times New Roman" w:eastAsia="Times New Roman" w:cs="Times New Roman"/>
          <w:sz w:val="26"/>
        </w:rPr>
        <w:t xml:space="preserve">: dùng cho bước xác thực xuôi dòng.</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OpenCV, NumPy, scikit-image</w:t>
      </w:r>
      <w:r>
        <w:rPr>
          <w:rFonts w:ascii="Times New Roman" w:hAnsi="Times New Roman" w:eastAsia="Times New Roman" w:cs="Times New Roman"/>
          <w:sz w:val="26"/>
        </w:rPr>
        <w:t xml:space="preserve">: xử lý ảnh, phép toán hình thái và tính SSIM.</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Gradio</w:t>
      </w:r>
      <w:r>
        <w:rPr>
          <w:rFonts w:ascii="Times New Roman" w:hAnsi="Times New Roman" w:eastAsia="Times New Roman" w:cs="Times New Roman"/>
          <w:sz w:val="26"/>
        </w:rPr>
        <w:t xml:space="preserve">: dựng giao diện vận hành chạy trên trình duyệt.</w:t>
      </w:r>
    </w:p>
    <w:p>
      <w:pPr>
        <w:pStyle w:val="FirstParagraph"/>
        <w:spacing w:line="240" w:lineRule="auto"/>
        <w:jc w:val="left"/>
      </w:pPr>
      <w:r>
        <w:rPr>
          <w:bCs/>
          <w:rFonts w:ascii="Times New Roman" w:hAnsi="Times New Roman" w:eastAsia="Times New Roman" w:cs="Times New Roman"/>
          <w:b/>
          <w:sz w:val="24"/>
        </w:rPr>
        <w:t xml:space="preserve">Bảng 2.3: Cấu hình phần cứng dùng cho huấn luyện và sinh ảnh</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66"/>
        <w:gridCol w:w="4666"/>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Thành phần</w:t>
            </w:r>
          </w:p>
        </w:tc>
        <w:tc>
          <w:tcPr/>
          <w:p>
            <w:pPr>
              <w:pStyle w:val="Compact"/>
              <w:spacing w:line="240" w:lineRule="auto" w:after="0"/>
              <w:jc w:val="left"/>
            </w:pPr>
            <w:r>
              <w:rPr>
                <w:rFonts w:ascii="Times New Roman" w:hAnsi="Times New Roman" w:eastAsia="Times New Roman" w:cs="Times New Roman"/>
                <w:sz w:val="22"/>
              </w:rPr>
              <w:t xml:space="preserve">Thông số</w:t>
            </w:r>
          </w:p>
        </w:tc>
      </w:tr>
      <w:tr>
        <w:tc>
          <w:tcPr/>
          <w:p>
            <w:pPr>
              <w:pStyle w:val="Compact"/>
              <w:spacing w:line="240" w:lineRule="auto" w:after="0"/>
              <w:jc w:val="left"/>
            </w:pPr>
            <w:r>
              <w:rPr>
                <w:rFonts w:ascii="Times New Roman" w:hAnsi="Times New Roman" w:eastAsia="Times New Roman" w:cs="Times New Roman"/>
                <w:sz w:val="22"/>
              </w:rPr>
              <w:t xml:space="preserve">CPU</w:t>
            </w:r>
          </w:p>
        </w:tc>
        <w:tc>
          <w:tcPr/>
          <w:p>
            <w:pPr>
              <w:pStyle w:val="Compact"/>
              <w:spacing w:line="240" w:lineRule="auto" w:after="0"/>
              <w:jc w:val="left"/>
            </w:pPr>
            <w:r>
              <w:rPr>
                <w:rFonts w:ascii="Times New Roman" w:hAnsi="Times New Roman" w:eastAsia="Times New Roman" w:cs="Times New Roman"/>
                <w:sz w:val="22"/>
              </w:rPr>
              <w:t xml:space="preserve">Hai Intel Xeon E5-2696 v4, tổng 44 nhân, 88 luồng</w:t>
            </w:r>
          </w:p>
        </w:tc>
      </w:tr>
      <w:tr>
        <w:tc>
          <w:tcPr/>
          <w:p>
            <w:pPr>
              <w:pStyle w:val="Compact"/>
              <w:spacing w:line="240" w:lineRule="auto" w:after="0"/>
              <w:jc w:val="left"/>
            </w:pPr>
            <w:r>
              <w:rPr>
                <w:rFonts w:ascii="Times New Roman" w:hAnsi="Times New Roman" w:eastAsia="Times New Roman" w:cs="Times New Roman"/>
                <w:sz w:val="22"/>
              </w:rPr>
              <w:t xml:space="preserve">RAM</w:t>
            </w:r>
          </w:p>
        </w:tc>
        <w:tc>
          <w:tcPr/>
          <w:p>
            <w:pPr>
              <w:pStyle w:val="Compact"/>
              <w:spacing w:line="240" w:lineRule="auto" w:after="0"/>
              <w:jc w:val="left"/>
            </w:pPr>
            <w:r>
              <w:rPr>
                <w:rFonts w:ascii="Times New Roman" w:hAnsi="Times New Roman" w:eastAsia="Times New Roman" w:cs="Times New Roman"/>
                <w:sz w:val="22"/>
              </w:rPr>
              <w:t xml:space="preserve">64 GB ECC</w:t>
            </w:r>
          </w:p>
        </w:tc>
      </w:tr>
      <w:tr>
        <w:tc>
          <w:tcPr/>
          <w:p>
            <w:pPr>
              <w:pStyle w:val="Compact"/>
              <w:spacing w:line="240" w:lineRule="auto" w:after="0"/>
              <w:jc w:val="left"/>
            </w:pPr>
            <w:r>
              <w:rPr>
                <w:rFonts w:ascii="Times New Roman" w:hAnsi="Times New Roman" w:eastAsia="Times New Roman" w:cs="Times New Roman"/>
                <w:sz w:val="22"/>
              </w:rPr>
              <w:t xml:space="preserve">GPU</w:t>
            </w:r>
          </w:p>
        </w:tc>
        <w:tc>
          <w:tcPr/>
          <w:p>
            <w:pPr>
              <w:pStyle w:val="Compact"/>
              <w:spacing w:line="240" w:lineRule="auto" w:after="0"/>
              <w:jc w:val="left"/>
            </w:pPr>
            <w:r>
              <w:rPr>
                <w:rFonts w:ascii="Times New Roman" w:hAnsi="Times New Roman" w:eastAsia="Times New Roman" w:cs="Times New Roman"/>
                <w:sz w:val="22"/>
              </w:rPr>
              <w:t xml:space="preserve">NVIDIA RTX 3090, 24 GB VRAM</w:t>
            </w:r>
          </w:p>
        </w:tc>
      </w:tr>
      <w:tr>
        <w:tc>
          <w:tcPr/>
          <w:p>
            <w:pPr>
              <w:pStyle w:val="Compact"/>
              <w:spacing w:line="240" w:lineRule="auto" w:after="0"/>
              <w:jc w:val="left"/>
            </w:pPr>
            <w:r>
              <w:rPr>
                <w:rFonts w:ascii="Times New Roman" w:hAnsi="Times New Roman" w:eastAsia="Times New Roman" w:cs="Times New Roman"/>
                <w:sz w:val="22"/>
              </w:rPr>
              <w:t xml:space="preserve">Lưu trữ</w:t>
            </w:r>
          </w:p>
        </w:tc>
        <w:tc>
          <w:tcPr/>
          <w:p>
            <w:pPr>
              <w:pStyle w:val="Compact"/>
              <w:spacing w:line="240" w:lineRule="auto" w:after="0"/>
              <w:jc w:val="left"/>
            </w:pPr>
            <w:r>
              <w:rPr>
                <w:rFonts w:ascii="Times New Roman" w:hAnsi="Times New Roman" w:eastAsia="Times New Roman" w:cs="Times New Roman"/>
                <w:sz w:val="22"/>
              </w:rPr>
              <w:t xml:space="preserve">Ổ SSD, dung lượng trống trên 100 GB</w:t>
            </w:r>
          </w:p>
        </w:tc>
      </w:tr>
      <w:tr>
        <w:tc>
          <w:tcPr/>
          <w:p>
            <w:pPr>
              <w:pStyle w:val="Compact"/>
              <w:spacing w:line="240" w:lineRule="auto" w:after="0"/>
              <w:jc w:val="left"/>
            </w:pPr>
            <w:r>
              <w:rPr>
                <w:rFonts w:ascii="Times New Roman" w:hAnsi="Times New Roman" w:eastAsia="Times New Roman" w:cs="Times New Roman"/>
                <w:sz w:val="22"/>
              </w:rPr>
              <w:t xml:space="preserve">Hệ điều hành</w:t>
            </w:r>
          </w:p>
        </w:tc>
        <w:tc>
          <w:tcPr/>
          <w:p>
            <w:pPr>
              <w:pStyle w:val="Compact"/>
              <w:spacing w:line="240" w:lineRule="auto" w:after="0"/>
              <w:jc w:val="left"/>
            </w:pPr>
            <w:r>
              <w:rPr>
                <w:rFonts w:ascii="Times New Roman" w:hAnsi="Times New Roman" w:eastAsia="Times New Roman" w:cs="Times New Roman"/>
                <w:sz w:val="22"/>
              </w:rPr>
              <w:t xml:space="preserve">Linux</w:t>
            </w:r>
          </w:p>
        </w:tc>
      </w:tr>
    </w:tbl>
    <w:p>
      <w:pPr>
        <w:pStyle w:val="BodyText"/>
        <w:spacing w:line="360" w:lineRule="auto" w:after="0"/>
        <w:ind w:firstLine="567"/>
        <w:jc w:val="both"/>
      </w:pPr>
      <w:del w:id="1013" w:author="AI Reviewer" w:date="2026-09-24T09:18:14Z">
        <w:r>
          <w:rPr>
            <w:rFonts w:ascii="Times New Roman" w:hAnsi="Times New Roman" w:eastAsia="Times New Roman" w:cs="Times New Roman"/>
            <w:sz w:val="26"/>
          </w:rPr>
          <w:delText xml:space="preserve">Cấu hình 88 luồng CPU được khai thác cho bước sinh mặt nạ song song, vốn hoàn toàn chạy trên CPU, trong khi</w:delText>
        </w:r>
      </w:del>
      <w:ins w:id="1014" w:author="AI Reviewer" w:date="2026-09-24T09:18:14Z">
        <w:r>
          <w:rPr>
            <w:rFonts w:ascii="Times New Roman" w:hAnsi="Times New Roman" w:eastAsia="Times New Roman" w:cs="Times New Roman"/>
            <w:sz w:val="26"/>
          </w:rPr>
          <w:t xml:space="preserve">Bước sinh mặt nạ chạy hoàn toàn trên CPU nên khai thác được 88 luồng, trong khi</w:t>
        </w:r>
      </w:ins>
      <w:r>
        <w:rPr>
          <w:rFonts w:ascii="Times New Roman" w:hAnsi="Times New Roman" w:eastAsia="Times New Roman" w:cs="Times New Roman"/>
          <w:sz w:val="26"/>
        </w:rPr>
        <w:t xml:space="preserve"> GPU dành riêng cho bước khuếch tán.</w:t>
      </w:r>
    </w:p>
    <w:p>
      <w:r>
        <w:br w:type="page"/>
      </w:r>
    </w:p>
    <w:bookmarkEnd w:id="36"/>
    <w:bookmarkEnd w:id="37"/>
    <w:bookmarkStart w:id="64" w:name="chương-3.-phân-tích-và-thiết-kế-hệ-thống"/>
    <w:p>
      <w:pPr>
        <w:pStyle w:val="Heading1"/>
      </w:pPr>
      <w:r>
        <w:t xml:space="preserve">Chương 3. PHÂN TÍCH VÀ THIẾT KẾ HỆ THỐNG</w:t>
      </w:r>
    </w:p>
    <w:bookmarkStart w:id="41" w:name="kiến-trúc-tổng-thể"/>
    <w:p>
      <w:pPr>
        <w:pStyle w:val="Heading2"/>
      </w:pPr>
      <w:r>
        <w:t xml:space="preserve">3.1. Kiến trúc tổng thể</w:t>
      </w:r>
    </w:p>
    <w:p>
      <w:pPr>
        <w:pStyle w:val="FirstParagraph"/>
        <w:spacing w:line="360" w:lineRule="auto" w:after="0"/>
        <w:ind w:firstLine="567"/>
        <w:jc w:val="both"/>
      </w:pPr>
      <w:del w:id="1015" w:author="AI Reviewer" w:date="2026-09-24T09:18:14Z">
        <w:r>
          <w:rPr>
            <w:rFonts w:ascii="Times New Roman" w:hAnsi="Times New Roman" w:eastAsia="Times New Roman" w:cs="Times New Roman"/>
            <w:sz w:val="26"/>
          </w:rPr>
          <w:delText xml:space="preserve">Hệ thống được chia thành chín giai đoạn nối tiếp</w:delText>
        </w:r>
      </w:del>
      <w:ins w:id="1016" w:author="AI Reviewer" w:date="2026-09-24T09:18:14Z">
        <w:r>
          <w:rPr>
            <w:rFonts w:ascii="Times New Roman" w:hAnsi="Times New Roman" w:eastAsia="Times New Roman" w:cs="Times New Roman"/>
            <w:sz w:val="26"/>
          </w:rPr>
          <w:t xml:space="preserve">Nhóm chia hệ thống thành chín giai đoạn nối tiếp</w:t>
        </w:r>
      </w:ins>
      <w:r>
        <w:rPr>
          <w:rFonts w:ascii="Times New Roman" w:hAnsi="Times New Roman" w:eastAsia="Times New Roman" w:cs="Times New Roman"/>
          <w:sz w:val="26"/>
        </w:rPr>
        <w:t xml:space="preserve">, mỗi giai đoạn có đầu vào, đầu ra và tiêu chí nghiệm thu riêng. Cách chia này cho phép chạy lại từng giai đoạn độc lập khi cần điều chỉnh, thay vì chạy lại toàn bộ.</w:t>
      </w:r>
    </w:p>
    <w:p>
      <w:pPr>
        <w:pStyle w:val="BodyText"/>
        <w:spacing w:line="240" w:lineRule="auto"/>
        <w:jc w:val="left"/>
      </w:pPr>
      <w:r>
        <w:rPr>
          <w:bCs/>
          <w:rFonts w:ascii="Times New Roman" w:hAnsi="Times New Roman" w:eastAsia="Times New Roman" w:cs="Times New Roman"/>
          <w:b/>
          <w:sz w:val="24"/>
        </w:rPr>
        <w:t xml:space="preserve">Bảng 3.1: Chín giai đoạn của quy trình và sản phẩm bàn giao của từng giai đoạn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Giai đoạn</w:t>
            </w:r>
          </w:p>
        </w:tc>
        <w:tc>
          <w:tcPr/>
          <w:p>
            <w:pPr>
              <w:pStyle w:val="Compact"/>
              <w:spacing w:line="240" w:lineRule="auto" w:after="0"/>
              <w:jc w:val="left"/>
            </w:pPr>
            <w:r>
              <w:rPr>
                <w:rFonts w:ascii="Times New Roman" w:hAnsi="Times New Roman" w:eastAsia="Times New Roman" w:cs="Times New Roman"/>
                <w:sz w:val="22"/>
              </w:rPr>
              <w:t xml:space="preserve">Nội dung</w:t>
            </w:r>
          </w:p>
        </w:tc>
        <w:tc>
          <w:tcPr/>
          <w:p>
            <w:pPr>
              <w:pStyle w:val="Compact"/>
              <w:spacing w:line="240" w:lineRule="auto" w:after="0"/>
              <w:jc w:val="left"/>
            </w:pPr>
            <w:r>
              <w:rPr>
                <w:rFonts w:ascii="Times New Roman" w:hAnsi="Times New Roman" w:eastAsia="Times New Roman" w:cs="Times New Roman"/>
                <w:sz w:val="22"/>
              </w:rPr>
              <w:t xml:space="preserve">Sản phẩm bàn giao</w:t>
            </w:r>
          </w:p>
        </w:tc>
      </w:tr>
      <w:tr>
        <w:tc>
          <w:tcPr/>
          <w:p>
            <w:pPr>
              <w:pStyle w:val="Compact"/>
              <w:spacing w:line="240" w:lineRule="auto" w:after="0"/>
              <w:jc w:val="left"/>
            </w:pPr>
            <w:r>
              <w:rPr>
                <w:rFonts w:ascii="Times New Roman" w:hAnsi="Times New Roman" w:eastAsia="Times New Roman" w:cs="Times New Roman"/>
                <w:sz w:val="22"/>
              </w:rPr>
              <w:t xml:space="preserve">1</w:t>
            </w:r>
          </w:p>
        </w:tc>
        <w:tc>
          <w:tcPr/>
          <w:p>
            <w:pPr>
              <w:pStyle w:val="Compact"/>
              <w:spacing w:line="240" w:lineRule="auto" w:after="0"/>
              <w:jc w:val="left"/>
            </w:pPr>
            <w:r>
              <w:rPr>
                <w:rFonts w:ascii="Times New Roman" w:hAnsi="Times New Roman" w:eastAsia="Times New Roman" w:cs="Times New Roman"/>
                <w:sz w:val="22"/>
              </w:rPr>
              <w:t xml:space="preserve">Thiết lập môi trường</w:t>
            </w:r>
          </w:p>
        </w:tc>
        <w:tc>
          <w:tcPr/>
          <w:p>
            <w:pPr>
              <w:pStyle w:val="Compact"/>
              <w:spacing w:line="240" w:lineRule="auto" w:after="0"/>
              <w:jc w:val="left"/>
            </w:pPr>
            <w:r>
              <w:rPr>
                <w:rFonts w:ascii="Times New Roman" w:hAnsi="Times New Roman" w:eastAsia="Times New Roman" w:cs="Times New Roman"/>
                <w:sz w:val="22"/>
              </w:rPr>
              <w:t xml:space="preserve">ComfyUI có API, mô hình nền, môi trường Python</w:t>
            </w:r>
          </w:p>
        </w:tc>
      </w:tr>
      <w:tr>
        <w:tc>
          <w:tcPr/>
          <w:p>
            <w:pPr>
              <w:pStyle w:val="Compact"/>
              <w:spacing w:line="240" w:lineRule="auto" w:after="0"/>
              <w:jc w:val="left"/>
            </w:pPr>
            <w:r>
              <w:rPr>
                <w:rFonts w:ascii="Times New Roman" w:hAnsi="Times New Roman" w:eastAsia="Times New Roman" w:cs="Times New Roman"/>
                <w:sz w:val="22"/>
              </w:rPr>
              <w:t xml:space="preserve">2</w:t>
            </w:r>
          </w:p>
        </w:tc>
        <w:tc>
          <w:tcPr/>
          <w:p>
            <w:pPr>
              <w:pStyle w:val="Compact"/>
              <w:spacing w:line="240" w:lineRule="auto" w:after="0"/>
              <w:jc w:val="left"/>
            </w:pPr>
            <w:r>
              <w:rPr>
                <w:rFonts w:ascii="Times New Roman" w:hAnsi="Times New Roman" w:eastAsia="Times New Roman" w:cs="Times New Roman"/>
                <w:sz w:val="22"/>
              </w:rPr>
              <w:t xml:space="preserve">Tiền xử lý dữ liệu</w:t>
            </w:r>
          </w:p>
        </w:tc>
        <w:tc>
          <w:tcPr/>
          <w:p>
            <w:pPr>
              <w:pStyle w:val="Compact"/>
              <w:spacing w:line="240" w:lineRule="auto" w:after="0"/>
              <w:jc w:val="left"/>
            </w:pPr>
            <w:r>
              <w:rPr>
                <w:rFonts w:ascii="Times New Roman" w:hAnsi="Times New Roman" w:eastAsia="Times New Roman" w:cs="Times New Roman"/>
                <w:sz w:val="22"/>
              </w:rPr>
              <w:t xml:space="preserve">Patch 512 × 512 theo lớp, tập nền sạch</w:t>
            </w:r>
          </w:p>
        </w:tc>
      </w:tr>
      <w:tr>
        <w:tc>
          <w:tcPr/>
          <w:p>
            <w:pPr>
              <w:pStyle w:val="Compact"/>
              <w:spacing w:line="240" w:lineRule="auto" w:after="0"/>
              <w:jc w:val="left"/>
            </w:pPr>
            <w:r>
              <w:rPr>
                <w:rFonts w:ascii="Times New Roman" w:hAnsi="Times New Roman" w:eastAsia="Times New Roman" w:cs="Times New Roman"/>
                <w:sz w:val="22"/>
              </w:rPr>
              <w:t xml:space="preserve">3</w:t>
            </w:r>
          </w:p>
        </w:tc>
        <w:tc>
          <w:tcPr/>
          <w:p>
            <w:pPr>
              <w:pStyle w:val="Compact"/>
              <w:spacing w:line="240" w:lineRule="auto" w:after="0"/>
              <w:jc w:val="left"/>
            </w:pPr>
            <w:r>
              <w:rPr>
                <w:rFonts w:ascii="Times New Roman" w:hAnsi="Times New Roman" w:eastAsia="Times New Roman" w:cs="Times New Roman"/>
                <w:sz w:val="22"/>
              </w:rPr>
              <w:t xml:space="preserve">Tinh chỉnh LoRA</w:t>
            </w:r>
          </w:p>
        </w:tc>
        <w:tc>
          <w:tcPr/>
          <w:p>
            <w:pPr>
              <w:pStyle w:val="Compact"/>
              <w:spacing w:line="240" w:lineRule="auto" w:after="0"/>
              <w:jc w:val="left"/>
            </w:pPr>
            <w:r>
              <w:rPr>
                <w:rFonts w:ascii="Times New Roman" w:hAnsi="Times New Roman" w:eastAsia="Times New Roman" w:cs="Times New Roman"/>
                <w:sz w:val="22"/>
              </w:rPr>
              <w:t xml:space="preserve">Mười hai tệp safetensors hạng 32</w:t>
            </w:r>
          </w:p>
        </w:tc>
      </w:tr>
      <w:tr>
        <w:tc>
          <w:tcPr/>
          <w:p>
            <w:pPr>
              <w:pStyle w:val="Compact"/>
              <w:spacing w:line="240" w:lineRule="auto" w:after="0"/>
              <w:jc w:val="left"/>
            </w:pPr>
            <w:r>
              <w:rPr>
                <w:rFonts w:ascii="Times New Roman" w:hAnsi="Times New Roman" w:eastAsia="Times New Roman" w:cs="Times New Roman"/>
                <w:sz w:val="22"/>
              </w:rPr>
              <w:t xml:space="preserve">4</w:t>
            </w:r>
          </w:p>
        </w:tc>
        <w:tc>
          <w:tcPr/>
          <w:p>
            <w:pPr>
              <w:pStyle w:val="Compact"/>
              <w:spacing w:line="240" w:lineRule="auto" w:after="0"/>
              <w:jc w:val="left"/>
            </w:pPr>
            <w:r>
              <w:rPr>
                <w:rFonts w:ascii="Times New Roman" w:hAnsi="Times New Roman" w:eastAsia="Times New Roman" w:cs="Times New Roman"/>
                <w:sz w:val="22"/>
              </w:rPr>
              <w:t xml:space="preserve">Thiết kế quy trình ComfyUI</w:t>
            </w:r>
          </w:p>
        </w:tc>
        <w:tc>
          <w:tcPr/>
          <w:p>
            <w:pPr>
              <w:pStyle w:val="Compact"/>
              <w:spacing w:line="240" w:lineRule="auto" w:after="0"/>
              <w:jc w:val="left"/>
            </w:pPr>
            <w:r>
              <w:rPr>
                <w:rFonts w:ascii="Times New Roman" w:hAnsi="Times New Roman" w:eastAsia="Times New Roman" w:cs="Times New Roman"/>
                <w:sz w:val="22"/>
              </w:rPr>
              <w:t xml:space="preserve">Đồ thị nút JSON, mẫu lời nhắc theo lớp</w:t>
            </w:r>
          </w:p>
        </w:tc>
      </w:tr>
      <w:tr>
        <w:tc>
          <w:tcPr/>
          <w:p>
            <w:pPr>
              <w:pStyle w:val="Compact"/>
              <w:spacing w:line="240" w:lineRule="auto" w:after="0"/>
              <w:jc w:val="left"/>
            </w:pPr>
            <w:r>
              <w:rPr>
                <w:rFonts w:ascii="Times New Roman" w:hAnsi="Times New Roman" w:eastAsia="Times New Roman" w:cs="Times New Roman"/>
                <w:sz w:val="22"/>
              </w:rPr>
              <w:t xml:space="preserve">5</w:t>
            </w:r>
          </w:p>
        </w:tc>
        <w:tc>
          <w:tcPr/>
          <w:p>
            <w:pPr>
              <w:pStyle w:val="Compact"/>
              <w:spacing w:line="240" w:lineRule="auto" w:after="0"/>
              <w:jc w:val="left"/>
            </w:pPr>
            <w:r>
              <w:rPr>
                <w:rFonts w:ascii="Times New Roman" w:hAnsi="Times New Roman" w:eastAsia="Times New Roman" w:cs="Times New Roman"/>
                <w:sz w:val="22"/>
              </w:rPr>
              <w:t xml:space="preserve">Sinh mặt nạ theo thủ tục</w:t>
            </w:r>
          </w:p>
        </w:tc>
        <w:tc>
          <w:tcPr/>
          <w:p>
            <w:pPr>
              <w:pStyle w:val="Compact"/>
              <w:spacing w:line="240" w:lineRule="auto" w:after="0"/>
              <w:jc w:val="left"/>
            </w:pPr>
            <w:r>
              <w:rPr>
                <w:rFonts w:ascii="Times New Roman" w:hAnsi="Times New Roman" w:eastAsia="Times New Roman" w:cs="Times New Roman"/>
                <w:sz w:val="22"/>
              </w:rPr>
              <w:t xml:space="preserve">Mười hai lớp sinh mặt nạ, ràng buộc vùng hàn</w:t>
            </w:r>
          </w:p>
        </w:tc>
      </w:tr>
      <w:tr>
        <w:tc>
          <w:tcPr/>
          <w:p>
            <w:pPr>
              <w:pStyle w:val="Compact"/>
              <w:spacing w:line="240" w:lineRule="auto" w:after="0"/>
              <w:jc w:val="left"/>
            </w:pPr>
            <w:r>
              <w:rPr>
                <w:rFonts w:ascii="Times New Roman" w:hAnsi="Times New Roman" w:eastAsia="Times New Roman" w:cs="Times New Roman"/>
                <w:sz w:val="22"/>
              </w:rPr>
              <w:t xml:space="preserve">6</w:t>
            </w:r>
          </w:p>
        </w:tc>
        <w:tc>
          <w:tcPr/>
          <w:p>
            <w:pPr>
              <w:pStyle w:val="Compact"/>
              <w:spacing w:line="240" w:lineRule="auto" w:after="0"/>
              <w:jc w:val="left"/>
            </w:pPr>
            <w:r>
              <w:rPr>
                <w:rFonts w:ascii="Times New Roman" w:hAnsi="Times New Roman" w:eastAsia="Times New Roman" w:cs="Times New Roman"/>
                <w:sz w:val="22"/>
              </w:rPr>
              <w:t xml:space="preserve">Sinh ảnh hàng loạt</w:t>
            </w:r>
          </w:p>
        </w:tc>
        <w:tc>
          <w:tcPr/>
          <w:p>
            <w:pPr>
              <w:pStyle w:val="Compact"/>
              <w:spacing w:line="240" w:lineRule="auto" w:after="0"/>
              <w:jc w:val="left"/>
            </w:pPr>
            <w:r>
              <w:rPr>
                <w:rFonts w:ascii="Times New Roman" w:hAnsi="Times New Roman" w:eastAsia="Times New Roman" w:cs="Times New Roman"/>
                <w:sz w:val="22"/>
              </w:rPr>
              <w:t xml:space="preserve">Ảnh tổng hợp, mặt nạ chú thích, siêu dữ liệu JSON</w:t>
            </w:r>
          </w:p>
        </w:tc>
      </w:tr>
      <w:tr>
        <w:tc>
          <w:tcPr/>
          <w:p>
            <w:pPr>
              <w:pStyle w:val="Compact"/>
              <w:spacing w:line="240" w:lineRule="auto" w:after="0"/>
              <w:jc w:val="left"/>
            </w:pPr>
            <w:r>
              <w:rPr>
                <w:rFonts w:ascii="Times New Roman" w:hAnsi="Times New Roman" w:eastAsia="Times New Roman" w:cs="Times New Roman"/>
                <w:sz w:val="22"/>
              </w:rPr>
              <w:t xml:space="preserve">7</w:t>
            </w:r>
          </w:p>
        </w:tc>
        <w:tc>
          <w:tcPr/>
          <w:p>
            <w:pPr>
              <w:pStyle w:val="Compact"/>
              <w:spacing w:line="240" w:lineRule="auto" w:after="0"/>
              <w:jc w:val="left"/>
            </w:pPr>
            <w:r>
              <w:rPr>
                <w:rFonts w:ascii="Times New Roman" w:hAnsi="Times New Roman" w:eastAsia="Times New Roman" w:cs="Times New Roman"/>
                <w:sz w:val="22"/>
              </w:rPr>
              <w:t xml:space="preserve">Hậu xử lý và chú thích</w:t>
            </w:r>
          </w:p>
        </w:tc>
        <w:tc>
          <w:tcPr/>
          <w:p>
            <w:pPr>
              <w:pStyle w:val="Compact"/>
              <w:spacing w:line="240" w:lineRule="auto" w:after="0"/>
              <w:jc w:val="left"/>
            </w:pPr>
            <w:r>
              <w:rPr>
                <w:rFonts w:ascii="Times New Roman" w:hAnsi="Times New Roman" w:eastAsia="Times New Roman" w:cs="Times New Roman"/>
                <w:sz w:val="22"/>
              </w:rPr>
              <w:t xml:space="preserve">COCO JSON, YOLO TXT, chia tập 70/20/10</w:t>
            </w:r>
          </w:p>
        </w:tc>
      </w:tr>
      <w:tr>
        <w:tc>
          <w:tcPr/>
          <w:p>
            <w:pPr>
              <w:pStyle w:val="Compact"/>
              <w:spacing w:line="240" w:lineRule="auto" w:after="0"/>
              <w:jc w:val="left"/>
            </w:pPr>
            <w:r>
              <w:rPr>
                <w:rFonts w:ascii="Times New Roman" w:hAnsi="Times New Roman" w:eastAsia="Times New Roman" w:cs="Times New Roman"/>
                <w:sz w:val="22"/>
              </w:rPr>
              <w:t xml:space="preserve">8</w:t>
            </w:r>
          </w:p>
        </w:tc>
        <w:tc>
          <w:tcPr/>
          <w:p>
            <w:pPr>
              <w:pStyle w:val="Compact"/>
              <w:spacing w:line="240" w:lineRule="auto" w:after="0"/>
              <w:jc w:val="left"/>
            </w:pPr>
            <w:r>
              <w:rPr>
                <w:rFonts w:ascii="Times New Roman" w:hAnsi="Times New Roman" w:eastAsia="Times New Roman" w:cs="Times New Roman"/>
                <w:sz w:val="22"/>
              </w:rPr>
              <w:t xml:space="preserve">Đảm bảo chất lượng</w:t>
            </w:r>
          </w:p>
        </w:tc>
        <w:tc>
          <w:tcPr/>
          <w:p>
            <w:pPr>
              <w:pStyle w:val="Compact"/>
              <w:spacing w:line="240" w:lineRule="auto" w:after="0"/>
              <w:jc w:val="left"/>
            </w:pPr>
            <w:r>
              <w:rPr>
                <w:rFonts w:ascii="Times New Roman" w:hAnsi="Times New Roman" w:eastAsia="Times New Roman" w:cs="Times New Roman"/>
                <w:sz w:val="22"/>
              </w:rPr>
              <w:t xml:space="preserve">Báo cáo SSIM, kiểm tra chú thích, lưới kiểm tra bằng mắt</w:t>
            </w:r>
          </w:p>
        </w:tc>
      </w:tr>
      <w:tr>
        <w:tc>
          <w:tcPr/>
          <w:p>
            <w:pPr>
              <w:pStyle w:val="Compact"/>
              <w:spacing w:line="240" w:lineRule="auto" w:after="0"/>
              <w:jc w:val="left"/>
            </w:pPr>
            <w:r>
              <w:rPr>
                <w:rFonts w:ascii="Times New Roman" w:hAnsi="Times New Roman" w:eastAsia="Times New Roman" w:cs="Times New Roman"/>
                <w:sz w:val="22"/>
              </w:rPr>
              <w:t xml:space="preserve">9</w:t>
            </w:r>
          </w:p>
        </w:tc>
        <w:tc>
          <w:tcPr/>
          <w:p>
            <w:pPr>
              <w:pStyle w:val="Compact"/>
              <w:spacing w:line="240" w:lineRule="auto" w:after="0"/>
              <w:jc w:val="left"/>
            </w:pPr>
            <w:r>
              <w:rPr>
                <w:rFonts w:ascii="Times New Roman" w:hAnsi="Times New Roman" w:eastAsia="Times New Roman" w:cs="Times New Roman"/>
                <w:sz w:val="22"/>
              </w:rPr>
              <w:t xml:space="preserve">Xác thực xuôi dòng</w:t>
            </w:r>
          </w:p>
        </w:tc>
        <w:tc>
          <w:tcPr/>
          <w:p>
            <w:pPr>
              <w:pStyle w:val="Compact"/>
              <w:spacing w:line="240" w:lineRule="auto" w:after="0"/>
              <w:jc w:val="left"/>
            </w:pPr>
            <w:r>
              <w:rPr>
                <w:rFonts w:ascii="Times New Roman" w:hAnsi="Times New Roman" w:eastAsia="Times New Roman" w:cs="Times New Roman"/>
                <w:sz w:val="22"/>
              </w:rPr>
              <w:t xml:space="preserve">Kết quả huấn luyện YOLOv8 theo bốn tỷ lệ trộn</w:t>
            </w:r>
          </w:p>
        </w:tc>
      </w:tr>
    </w:tbl>
    <w:p>
      <w:pPr>
        <w:pStyle w:val="BodyText"/>
        <w:spacing w:line="360" w:lineRule="auto" w:after="0"/>
        <w:ind w:firstLine="567"/>
        <w:jc w:val="both"/>
      </w:pPr>
      <w:r>
        <w:rPr>
          <w:rFonts w:ascii="Times New Roman" w:hAnsi="Times New Roman" w:eastAsia="Times New Roman" w:cs="Times New Roman"/>
          <w:sz w:val="26"/>
        </w:rPr>
        <w:t xml:space="preserve">Bốn giai đoạn đầu chuẩn bị nguyên liệu và chạy một lần. Giai đoạn 5 và 6 là vòng lặp sản xuất, chạy lặp lại cho tới khi đủ số ảnh. Ba giai đoạn cuối xử lý, kiểm tra và chứng minh giá trị của dữ liệu sinh ra.</w:t>
      </w:r>
    </w:p>
    <w:p>
      <w:pPr>
        <w:pStyle w:val="CaptionedFigure"/>
        <w:jc w:val="center"/>
      </w:pPr>
      <w:r>
        <w:drawing>
          <wp:inline>
            <wp:extent cx="5918200" cy="8710850"/>
            <wp:effectExtent b="0" l="0" r="0" t="0"/>
            <wp:docPr descr="Hình 3.1: Luồng dữ liệu của quy trình sinh ảnh hàng loạt, từ tệp cấu hình tới ảnh và chú thích" title="" id="39" name="Picture"/>
            <a:graphic>
              <a:graphicData uri="http://schemas.openxmlformats.org/drawingml/2006/picture">
                <pic:pic>
                  <pic:nvPicPr>
                    <pic:cNvPr descr="figures/fig-3-1-luong-du-lieu-pipeline.png" id="40" name="Picture"/>
                    <pic:cNvPicPr>
                      <a:picLocks noChangeArrowheads="1" noChangeAspect="1"/>
                    </pic:cNvPicPr>
                  </pic:nvPicPr>
                  <pic:blipFill>
                    <a:blip r:embed="rId38"/>
                    <a:stretch>
                      <a:fillRect/>
                    </a:stretch>
                  </pic:blipFill>
                  <pic:spPr bwMode="auto">
                    <a:xfrm>
                      <a:off x="0" y="0"/>
                      <a:ext cx="5918200" cy="8710850"/>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3.1: Luồng dữ liệu của quy trình sinh ảnh hàng loạt, từ tệp cấu hình tới ảnh và chú thích</w:t>
      </w:r>
    </w:p>
    <w:p>
      <w:pPr>
        <w:pStyle w:val="BodyText"/>
        <w:spacing w:line="360" w:lineRule="auto" w:after="0"/>
        <w:ind w:firstLine="567"/>
        <w:jc w:val="both"/>
      </w:pPr>
      <w:r>
        <w:rPr>
          <w:rFonts w:ascii="Times New Roman" w:hAnsi="Times New Roman" w:eastAsia="Times New Roman" w:cs="Times New Roman"/>
          <w:sz w:val="26"/>
        </w:rPr>
        <w:t xml:space="preserve">Toàn bộ hệ thống gồm 18.158 dòng mã Python chia theo mười một mô-đun, trình bày ở Bảng 3.10 cuối chương.</w:t>
      </w:r>
    </w:p>
    <w:bookmarkEnd w:id="41"/>
    <w:bookmarkStart w:id="44" w:name="dữ-liệu-đầu-vào-và-tiền-xử-lý"/>
    <w:p>
      <w:pPr>
        <w:pStyle w:val="Heading2"/>
      </w:pPr>
      <w:r>
        <w:t xml:space="preserve">3.2. Dữ liệu đầu vào và tiền xử lý</w:t>
      </w:r>
    </w:p>
    <w:bookmarkStart w:id="42" w:name="nguồn-dữ-liệu"/>
    <w:p>
      <w:pPr>
        <w:pStyle w:val="Heading3"/>
      </w:pPr>
      <w:r>
        <w:t xml:space="preserve">3.2.1. Nguồn dữ liệu</w:t>
      </w:r>
    </w:p>
    <w:p>
      <w:pPr>
        <w:pStyle w:val="FirstParagraph"/>
        <w:spacing w:line="240" w:lineRule="auto"/>
        <w:jc w:val="left"/>
      </w:pPr>
      <w:r>
        <w:rPr>
          <w:bCs/>
          <w:rFonts w:ascii="Times New Roman" w:hAnsi="Times New Roman" w:eastAsia="Times New Roman" w:cs="Times New Roman"/>
          <w:b/>
          <w:sz w:val="24"/>
        </w:rPr>
        <w:t xml:space="preserve">Bảng 3.2: Nguồn dữ liệu đầu vào và vai trò trong đồ án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Nguồn</w:t>
            </w:r>
          </w:p>
        </w:tc>
        <w:tc>
          <w:tcPr/>
          <w:p>
            <w:pPr>
              <w:pStyle w:val="Compact"/>
              <w:spacing w:line="240" w:lineRule="auto" w:after="0"/>
              <w:jc w:val="left"/>
            </w:pPr>
            <w:r>
              <w:rPr>
                <w:rFonts w:ascii="Times New Roman" w:hAnsi="Times New Roman" w:eastAsia="Times New Roman" w:cs="Times New Roman"/>
                <w:sz w:val="22"/>
              </w:rPr>
              <w:t xml:space="preserve">Nội dung</w:t>
            </w:r>
          </w:p>
        </w:tc>
        <w:tc>
          <w:tcPr/>
          <w:p>
            <w:pPr>
              <w:pStyle w:val="Compact"/>
              <w:spacing w:line="240" w:lineRule="auto" w:after="0"/>
              <w:jc w:val="left"/>
            </w:pPr>
            <w:r>
              <w:rPr>
                <w:rFonts w:ascii="Times New Roman" w:hAnsi="Times New Roman" w:eastAsia="Times New Roman" w:cs="Times New Roman"/>
                <w:sz w:val="22"/>
              </w:rPr>
              <w:t xml:space="preserve">Vai trò</w:t>
            </w:r>
          </w:p>
        </w:tc>
      </w:tr>
      <w:tr>
        <w:tc>
          <w:tcPr/>
          <w:p>
            <w:pPr>
              <w:pStyle w:val="Compact"/>
              <w:spacing w:line="240" w:lineRule="auto" w:after="0"/>
              <w:jc w:val="left"/>
            </w:pPr>
            <w:r>
              <w:rPr>
                <w:rFonts w:ascii="Times New Roman" w:hAnsi="Times New Roman" w:eastAsia="Times New Roman" w:cs="Times New Roman"/>
                <w:sz w:val="22"/>
              </w:rPr>
              <w:t xml:space="preserve">GDXray W0003</w:t>
            </w:r>
          </w:p>
        </w:tc>
        <w:tc>
          <w:tcPr/>
          <w:p>
            <w:pPr>
              <w:pStyle w:val="Compact"/>
              <w:spacing w:line="240" w:lineRule="auto" w:after="0"/>
              <w:jc w:val="left"/>
            </w:pPr>
            <w:r>
              <w:rPr>
                <w:rFonts w:ascii="Times New Roman" w:hAnsi="Times New Roman" w:eastAsia="Times New Roman" w:cs="Times New Roman"/>
                <w:sz w:val="22"/>
              </w:rPr>
              <w:t xml:space="preserve">73 phim mối hàn gốc, kích thước trung vị 4990 × 1300 px, 876 khuyết tật gán nhãn</w:t>
            </w:r>
          </w:p>
        </w:tc>
        <w:tc>
          <w:tcPr/>
          <w:p>
            <w:pPr>
              <w:pStyle w:val="Compact"/>
              <w:spacing w:line="240" w:lineRule="auto" w:after="0"/>
              <w:jc w:val="left"/>
            </w:pPr>
            <w:r>
              <w:rPr>
                <w:rFonts w:ascii="Times New Roman" w:hAnsi="Times New Roman" w:eastAsia="Times New Roman" w:cs="Times New Roman"/>
                <w:sz w:val="22"/>
              </w:rPr>
              <w:t xml:space="preserve">Nguồn ảnh nền và ảnh huấn luyện LoRA chính; nguồn tham chiếu tính FID</w:t>
            </w:r>
          </w:p>
        </w:tc>
      </w:tr>
      <w:tr>
        <w:tc>
          <w:tcPr/>
          <w:p>
            <w:pPr>
              <w:pStyle w:val="Compact"/>
              <w:spacing w:line="240" w:lineRule="auto" w:after="0"/>
              <w:jc w:val="left"/>
            </w:pPr>
            <w:r>
              <w:rPr>
                <w:rFonts w:ascii="Times New Roman" w:hAnsi="Times New Roman" w:eastAsia="Times New Roman" w:cs="Times New Roman"/>
                <w:sz w:val="22"/>
              </w:rPr>
              <w:t xml:space="preserve">GDXray W0003 đã tách khuyết tật</w:t>
            </w:r>
          </w:p>
        </w:tc>
        <w:tc>
          <w:tcPr/>
          <w:p>
            <w:pPr>
              <w:pStyle w:val="Compact"/>
              <w:spacing w:line="240" w:lineRule="auto" w:after="0"/>
              <w:jc w:val="left"/>
            </w:pPr>
            <w:r>
              <w:rPr>
                <w:rFonts w:ascii="Times New Roman" w:hAnsi="Times New Roman" w:eastAsia="Times New Roman" w:cs="Times New Roman"/>
                <w:sz w:val="22"/>
              </w:rPr>
              <w:t xml:space="preserve">278 patch có khuyết tật rõ, cùng bản tăng cường</w:t>
            </w:r>
          </w:p>
        </w:tc>
        <w:tc>
          <w:tcPr/>
          <w:p>
            <w:pPr>
              <w:pStyle w:val="Compact"/>
              <w:spacing w:line="240" w:lineRule="auto" w:after="0"/>
              <w:jc w:val="left"/>
            </w:pPr>
            <w:r>
              <w:rPr>
                <w:rFonts w:ascii="Times New Roman" w:hAnsi="Times New Roman" w:eastAsia="Times New Roman" w:cs="Times New Roman"/>
                <w:sz w:val="22"/>
              </w:rPr>
              <w:t xml:space="preserve">Tập huấn luyện LoRA theo lớp</w:t>
            </w:r>
          </w:p>
        </w:tc>
      </w:tr>
      <w:tr>
        <w:tc>
          <w:tcPr/>
          <w:p>
            <w:pPr>
              <w:pStyle w:val="Compact"/>
              <w:spacing w:line="240" w:lineRule="auto" w:after="0"/>
              <w:jc w:val="left"/>
            </w:pPr>
            <w:r>
              <w:rPr>
                <w:rFonts w:ascii="Times New Roman" w:hAnsi="Times New Roman" w:eastAsia="Times New Roman" w:cs="Times New Roman"/>
                <w:sz w:val="22"/>
              </w:rPr>
              <w:t xml:space="preserve">RIAWELC</w:t>
            </w:r>
          </w:p>
        </w:tc>
        <w:tc>
          <w:tcPr/>
          <w:p>
            <w:pPr>
              <w:pStyle w:val="Compact"/>
              <w:spacing w:line="240" w:lineRule="auto" w:after="0"/>
              <w:jc w:val="left"/>
            </w:pPr>
            <w:r>
              <w:rPr>
                <w:rFonts w:ascii="Times New Roman" w:hAnsi="Times New Roman" w:eastAsia="Times New Roman" w:cs="Times New Roman"/>
                <w:sz w:val="22"/>
              </w:rPr>
              <w:t xml:space="preserve">Patch mối hàn theo lớp</w:t>
            </w:r>
          </w:p>
        </w:tc>
        <w:tc>
          <w:tcPr/>
          <w:p>
            <w:pPr>
              <w:pStyle w:val="Compact"/>
              <w:spacing w:line="240" w:lineRule="auto" w:after="0"/>
              <w:jc w:val="left"/>
            </w:pPr>
            <w:r>
              <w:rPr>
                <w:rFonts w:ascii="Times New Roman" w:hAnsi="Times New Roman" w:eastAsia="Times New Roman" w:cs="Times New Roman"/>
                <w:sz w:val="22"/>
              </w:rPr>
              <w:t xml:space="preserve">Bổ sung mẫu cho các lớp thiểu số, dùng huấn luyện biến thể LoRA riêng</w:t>
            </w:r>
          </w:p>
        </w:tc>
      </w:tr>
      <w:tr>
        <w:tc>
          <w:tcPr/>
          <w:p>
            <w:pPr>
              <w:pStyle w:val="Compact"/>
              <w:spacing w:line="240" w:lineRule="auto" w:after="0"/>
              <w:jc w:val="left"/>
            </w:pPr>
            <w:r>
              <w:rPr>
                <w:rFonts w:ascii="Times New Roman" w:hAnsi="Times New Roman" w:eastAsia="Times New Roman" w:cs="Times New Roman"/>
                <w:sz w:val="22"/>
              </w:rPr>
              <w:t xml:space="preserve">Ảnh RT từ AlphaNDT</w:t>
            </w:r>
          </w:p>
        </w:tc>
        <w:tc>
          <w:tcPr/>
          <w:p>
            <w:pPr>
              <w:pStyle w:val="Compact"/>
              <w:spacing w:line="240" w:lineRule="auto" w:after="0"/>
              <w:jc w:val="left"/>
            </w:pPr>
            <w:r>
              <w:rPr>
                <w:rFonts w:ascii="Times New Roman" w:hAnsi="Times New Roman" w:eastAsia="Times New Roman" w:cs="Times New Roman"/>
                <w:sz w:val="22"/>
              </w:rPr>
              <w:t xml:space="preserve">Phim chụp thực tế bổ sung</w:t>
            </w:r>
          </w:p>
        </w:tc>
        <w:tc>
          <w:tcPr/>
          <w:p>
            <w:pPr>
              <w:pStyle w:val="Compact"/>
              <w:spacing w:line="240" w:lineRule="auto" w:after="0"/>
              <w:jc w:val="left"/>
            </w:pPr>
            <w:r>
              <w:rPr>
                <w:rFonts w:ascii="Times New Roman" w:hAnsi="Times New Roman" w:eastAsia="Times New Roman" w:cs="Times New Roman"/>
                <w:sz w:val="22"/>
              </w:rPr>
              <w:t xml:space="preserve">Kiểm tra chéo diện mạo ảnh sinh</w:t>
            </w:r>
          </w:p>
        </w:tc>
      </w:tr>
    </w:tbl>
    <w:p>
      <w:pPr>
        <w:pStyle w:val="BodyText"/>
        <w:spacing w:line="360" w:lineRule="auto" w:after="0"/>
        <w:ind w:firstLine="567"/>
        <w:jc w:val="both"/>
      </w:pPr>
      <w:r>
        <w:rPr>
          <w:rFonts w:ascii="Times New Roman" w:hAnsi="Times New Roman" w:eastAsia="Times New Roman" w:cs="Times New Roman"/>
          <w:sz w:val="26"/>
        </w:rPr>
        <w:t xml:space="preserve">Kích thước phim thật biến thiên từ 3512 tới 4998 px chiều rộng và 1147 tới 2174 px chiều cao. Dải mối hàn nằm ngang, tâm theo trục dọc ở khoảng 0,53 chiều cao ảnh với độ lệch chuẩn 0,28. Số khuyết tật trên một phim biến thiên từ 1 tới 24, trung vị 1 và trung bình 1,3, tức phân bố lệch phải nặng. </w:t>
      </w:r>
      <w:del w:id="1017" w:author="AI Reviewer" w:date="2026-09-24T09:18:14Z">
        <w:r>
          <w:rPr>
            <w:rFonts w:ascii="Times New Roman" w:hAnsi="Times New Roman" w:eastAsia="Times New Roman" w:cs="Times New Roman"/>
            <w:sz w:val="26"/>
          </w:rPr>
          <w:delText xml:space="preserve">Các số liệu này được đo trực tiếp từ 876 nhãn của bộ gốc và là cơ sở</w:delText>
        </w:r>
      </w:del>
      <w:ins w:id="1018" w:author="AI Reviewer" w:date="2026-09-24T09:18:14Z">
        <w:r>
          <w:rPr>
            <w:rFonts w:ascii="Times New Roman" w:hAnsi="Times New Roman" w:eastAsia="Times New Roman" w:cs="Times New Roman"/>
            <w:sz w:val="26"/>
          </w:rPr>
          <w:t xml:space="preserve">Nhóm đo các số liệu này trực tiếp từ 876 nhãn của bộ gốc; đây là cơ sở</w:t>
        </w:r>
      </w:ins>
      <w:r>
        <w:rPr>
          <w:rFonts w:ascii="Times New Roman" w:hAnsi="Times New Roman" w:eastAsia="Times New Roman" w:cs="Times New Roman"/>
          <w:sz w:val="26"/>
        </w:rPr>
        <w:t xml:space="preserve"> cho đặc tả nâng cấp ở mục 5.3.</w:t>
      </w:r>
    </w:p>
    <w:bookmarkEnd w:id="42"/>
    <w:bookmarkStart w:id="43" w:name="cắt-patch-và-phân-loại-nền-sạch"/>
    <w:p>
      <w:pPr>
        <w:pStyle w:val="Heading3"/>
      </w:pPr>
      <w:r>
        <w:t xml:space="preserve">3.2.2. Cắt patch và phân loại nền sạch</w:t>
      </w:r>
    </w:p>
    <w:p>
      <w:pPr>
        <w:pStyle w:val="FirstParagraph"/>
        <w:spacing w:line="360" w:lineRule="auto" w:after="0"/>
        <w:ind w:firstLine="567"/>
        <w:jc w:val="both"/>
      </w:pPr>
      <w:del w:id="1019" w:author="AI Reviewer" w:date="2026-09-24T09:18:14Z">
        <w:r>
          <w:rPr>
            <w:rFonts w:ascii="Times New Roman" w:hAnsi="Times New Roman" w:eastAsia="Times New Roman" w:cs="Times New Roman"/>
            <w:sz w:val="26"/>
          </w:rPr>
          <w:delText xml:space="preserve">Phim gốc được cắt thành các ô vuông</w:delText>
        </w:r>
      </w:del>
      <w:ins w:id="1020" w:author="AI Reviewer" w:date="2026-09-24T09:18:14Z">
        <w:r>
          <w:rPr>
            <w:rFonts w:ascii="Times New Roman" w:hAnsi="Times New Roman" w:eastAsia="Times New Roman" w:cs="Times New Roman"/>
            <w:sz w:val="26"/>
          </w:rPr>
          <w:t xml:space="preserve">Nhóm cắt phim gốc thành các ô vuông</w:t>
        </w:r>
      </w:ins>
      <w:r>
        <w:rPr>
          <w:rFonts w:ascii="Times New Roman" w:hAnsi="Times New Roman" w:eastAsia="Times New Roman" w:cs="Times New Roman"/>
          <w:sz w:val="26"/>
        </w:rPr>
        <w:t xml:space="preserve"> 512 × 512 pixel, lưu dưới dạng PNG thang độ xám 8 bit. </w:t>
      </w:r>
      <w:del w:id="1021" w:author="AI Reviewer" w:date="2026-09-24T09:18:14Z">
        <w:r>
          <w:rPr>
            <w:rFonts w:ascii="Times New Roman" w:hAnsi="Times New Roman" w:eastAsia="Times New Roman" w:cs="Times New Roman"/>
            <w:sz w:val="26"/>
          </w:rPr>
          <w:delText xml:space="preserve">Các ô được phân thành hai nhóm.</w:delText>
        </w:r>
      </w:del>
      <w:ins w:id="1022" w:author="AI Reviewer" w:date="2026-09-24T09:18:14Z">
        <w:r>
          <w:rPr>
            <w:rFonts w:ascii="Times New Roman" w:hAnsi="Times New Roman" w:eastAsia="Times New Roman" w:cs="Times New Roman"/>
            <w:sz w:val="26"/>
          </w:rPr>
          <w:t xml:space="preserve">Các ô chia thành hai nhóm.</w:t>
        </w:r>
      </w:ins>
    </w:p>
    <w:p>
      <w:pPr>
        <w:pStyle w:val="BodyText"/>
        <w:spacing w:line="360" w:lineRule="auto" w:after="0"/>
        <w:ind w:firstLine="567"/>
        <w:jc w:val="both"/>
      </w:pPr>
      <w:r>
        <w:rPr>
          <w:rFonts w:ascii="Times New Roman" w:hAnsi="Times New Roman" w:eastAsia="Times New Roman" w:cs="Times New Roman"/>
          <w:sz w:val="26"/>
        </w:rPr>
        <w:t xml:space="preserve">Nhóm thứ nhất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ô có khuyết tật</w:t>
      </w:r>
      <w:r>
        <w:rPr>
          <w:rFonts w:ascii="Times New Roman" w:hAnsi="Times New Roman" w:eastAsia="Times New Roman" w:cs="Times New Roman"/>
          <w:sz w:val="26"/>
        </w:rPr>
        <w:t xml:space="preserve">, phân theo lớp, dùng làm tập huấn luyện LoRA. Thư mục tổ chức theo lớp: crack, porosity, Cluster_porosity, Linear_porosity, inclusion, Slag_inclusions, lack_of_penetration, lack_of_root_fusion, Lack_of_side_wall_fusion.</w:t>
      </w:r>
    </w:p>
    <w:p>
      <w:pPr>
        <w:pStyle w:val="BodyText"/>
        <w:spacing w:line="360" w:lineRule="auto" w:after="0"/>
        <w:ind w:firstLine="567"/>
        <w:jc w:val="both"/>
      </w:pPr>
      <w:r>
        <w:rPr>
          <w:rFonts w:ascii="Times New Roman" w:hAnsi="Times New Roman" w:eastAsia="Times New Roman" w:cs="Times New Roman"/>
          <w:sz w:val="26"/>
        </w:rPr>
        <w:t xml:space="preserve">Nhóm thứ hai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ô nền sạch</w:t>
      </w:r>
      <w:r>
        <w:rPr>
          <w:rFonts w:ascii="Times New Roman" w:hAnsi="Times New Roman" w:eastAsia="Times New Roman" w:cs="Times New Roman"/>
          <w:sz w:val="26"/>
        </w:rPr>
        <w:t xml:space="preserve">, gồm 827 patch không chứa khuyết tật. Đây là nguồn nền cho bước inpainting: mỗi ảnh tổng hợp bắt đầu từ một patch nền thật, nên kết cấu hạt phim, độ sáng và biên vật liệu đều là thật, chỉ riêng khuyết tật là do mô hình vẽ thêm.</w:t>
      </w:r>
    </w:p>
    <w:p>
      <w:pPr>
        <w:pStyle w:val="BodyText"/>
        <w:spacing w:line="360" w:lineRule="auto" w:after="0"/>
        <w:ind w:firstLine="567"/>
        <w:jc w:val="both"/>
      </w:pPr>
      <w:del w:id="1023" w:author="AI Reviewer" w:date="2026-09-24T09:18:14Z">
        <w:r>
          <w:rPr>
            <w:rFonts w:ascii="Times New Roman" w:hAnsi="Times New Roman" w:eastAsia="Times New Roman" w:cs="Times New Roman"/>
            <w:sz w:val="26"/>
          </w:rPr>
          <w:delText xml:space="preserve">Một bộ lọc độ sáng được áp cho tập nền: chỉ giữ</w:delText>
        </w:r>
      </w:del>
      <w:ins w:id="1024" w:author="AI Reviewer" w:date="2026-09-24T09:18:14Z">
        <w:r>
          <w:rPr>
            <w:rFonts w:ascii="Times New Roman" w:hAnsi="Times New Roman" w:eastAsia="Times New Roman" w:cs="Times New Roman"/>
            <w:sz w:val="26"/>
          </w:rPr>
          <w:t xml:space="preserve">Tập nền còn qua một bộ lọc độ sáng: chỉ giữ</w:t>
        </w:r>
      </w:ins>
      <w:r>
        <w:rPr>
          <w:rFonts w:ascii="Times New Roman" w:hAnsi="Times New Roman" w:eastAsia="Times New Roman" w:cs="Times New Roman"/>
          <w:sz w:val="26"/>
        </w:rPr>
        <w:t xml:space="preserve"> các patch có giá trị trung bình từ 140 trở lên trên thang 0 tới 255. Lý do là các patch quá tối cho tương phản khuyết tật quá thấp, khiến mô hình vẽ ra khuyết tật gần như không nhìn thấy, và cũng khiến bước làm tối ở hậu xử lý đẩy vùng khuyết tật xuống mức bão hoà đen.</w:t>
      </w:r>
    </w:p>
    <w:bookmarkEnd w:id="43"/>
    <w:bookmarkEnd w:id="44"/>
    <w:bookmarkStart w:id="51" w:name="sinh-mặt-nạ-khuyết-tật-theo-thủ-tục"/>
    <w:p>
      <w:pPr>
        <w:pStyle w:val="Heading2"/>
      </w:pPr>
      <w:r>
        <w:t xml:space="preserve">3.3. Sinh mặt nạ khuyết tật theo thủ tục</w:t>
      </w:r>
    </w:p>
    <w:p>
      <w:pPr>
        <w:pStyle w:val="FirstParagraph"/>
        <w:spacing w:line="360" w:lineRule="auto" w:after="0"/>
        <w:ind w:firstLine="567"/>
        <w:jc w:val="both"/>
      </w:pPr>
      <w:r>
        <w:rPr>
          <w:rFonts w:ascii="Times New Roman" w:hAnsi="Times New Roman" w:eastAsia="Times New Roman" w:cs="Times New Roman"/>
          <w:sz w:val="26"/>
        </w:rPr>
        <w:t xml:space="preserve">Đây là khối quyết định vị trí và hình dạng khuyết tật. </w:t>
      </w:r>
      <w:del w:id="1025" w:author="AI Reviewer" w:date="2026-09-24T09:18:14Z">
        <w:r>
          <w:rPr>
            <w:rFonts w:ascii="Times New Roman" w:hAnsi="Times New Roman" w:eastAsia="Times New Roman" w:cs="Times New Roman"/>
            <w:sz w:val="26"/>
          </w:rPr>
          <w:delText xml:space="preserve">Toàn bộ 1.809 dòng mã trong mô-đun mask_generator, gồm mười hai lớp sinh mặt nạ</w:delText>
        </w:r>
      </w:del>
      <w:ins w:id="1026" w:author="AI Reviewer" w:date="2026-09-24T09:18:14Z">
        <w:r>
          <w:rPr>
            <w:rFonts w:ascii="Times New Roman" w:hAnsi="Times New Roman" w:eastAsia="Times New Roman" w:cs="Times New Roman"/>
            <w:sz w:val="26"/>
          </w:rPr>
          <w:t xml:space="preserve">Khối này gồm 1.809 dòng mã trong mô-đun mask_generator: mười hai lớp sinh mặt nạ</w:t>
        </w:r>
      </w:ins>
      <w:r>
        <w:rPr>
          <w:rFonts w:ascii="Times New Roman" w:hAnsi="Times New Roman" w:eastAsia="Times New Roman" w:cs="Times New Roman"/>
          <w:sz w:val="26"/>
        </w:rPr>
        <w:t xml:space="preserve">, một lớp cơ sở trừu tượng, một tiện ích làm mềm biên và một bộ ràng buộc vùng hàn.</w:t>
      </w:r>
    </w:p>
    <w:bookmarkStart w:id="45" w:name="lớp-cơ-sở-và-ràng-buộc-vùng-hàn"/>
    <w:p>
      <w:pPr>
        <w:pStyle w:val="Heading3"/>
      </w:pPr>
      <w:r>
        <w:t xml:space="preserve">3.3.1. Lớp cơ sở và ràng buộc vùng hàn</w:t>
      </w:r>
    </w:p>
    <w:p>
      <w:pPr>
        <w:pStyle w:val="FirstParagraph"/>
        <w:spacing w:line="360" w:lineRule="auto" w:after="0"/>
        <w:ind w:firstLine="567"/>
        <w:jc w:val="both"/>
      </w:pPr>
      <w:r>
        <w:rPr>
          <w:rFonts w:ascii="Times New Roman" w:hAnsi="Times New Roman" w:eastAsia="Times New Roman" w:cs="Times New Roman"/>
          <w:sz w:val="26"/>
        </w:rPr>
        <w:t xml:space="preserve">Lớp cơ sở</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DefectMaskGenerator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định nghĩa giao diện chung: kích thước ảnh, hạt giống ngẫu nhiên, và toạ độ tâm dải mối hàn. Hạt giống được truyền từ bộ điều phối nên mọi mặt nạ đều tái lập được, điều kiện cần cho thực nghiệm so sánh mô hình nền.</w:t>
      </w:r>
    </w:p>
    <w:p>
      <w:pPr>
        <w:pStyle w:val="BodyText"/>
        <w:spacing w:line="360" w:lineRule="auto" w:after="0"/>
        <w:ind w:firstLine="567"/>
        <w:jc w:val="both"/>
      </w:pPr>
      <w:r>
        <w:rPr>
          <w:rFonts w:ascii="Times New Roman" w:hAnsi="Times New Roman" w:eastAsia="Times New Roman" w:cs="Times New Roman"/>
          <w:sz w:val="26"/>
        </w:rPr>
        <w:t xml:space="preserve">Tâm dải mối hàn không đặt cố định giữa ảnh mà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dò từ chính ảnh nền</w:t>
      </w:r>
      <w:r>
        <w:rPr>
          <w:rFonts w:ascii="Times New Roman" w:hAnsi="Times New Roman" w:eastAsia="Times New Roman" w:cs="Times New Roman"/>
          <w:sz w:val="26"/>
        </w:rPr>
        <w:t xml:space="preserve">: hàm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_detect_weld_center_y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tìm hàng pixel có tổng cường độ lớn nhất, tương ứng phần kim loại đắp dày nhất và sáng nhất trên phim. </w:t>
      </w:r>
      <w:del w:id="1027" w:author="AI Reviewer" w:date="2026-09-24T09:18:14Z">
        <w:r>
          <w:rPr>
            <w:rFonts w:ascii="Times New Roman" w:hAnsi="Times New Roman" w:eastAsia="Times New Roman" w:cs="Times New Roman"/>
            <w:sz w:val="26"/>
          </w:rPr>
          <w:delText xml:space="preserve">Toạ độ tìm được bị kẹp vào biên an toàn</w:delText>
        </w:r>
      </w:del>
      <w:ins w:id="1028" w:author="AI Reviewer" w:date="2026-09-24T09:18:14Z">
        <w:r>
          <w:rPr>
            <w:rFonts w:ascii="Times New Roman" w:hAnsi="Times New Roman" w:eastAsia="Times New Roman" w:cs="Times New Roman"/>
            <w:sz w:val="26"/>
          </w:rPr>
          <w:t xml:space="preserve">Toạ độ tìm được kẹp vào biên an toàn</w:t>
        </w:r>
      </w:ins>
      <w:r>
        <w:rPr>
          <w:rFonts w:ascii="Times New Roman" w:hAnsi="Times New Roman" w:eastAsia="Times New Roman" w:cs="Times New Roman"/>
          <w:sz w:val="26"/>
        </w:rPr>
        <w:t xml:space="preserve"> bằng một phần tám chiều cao ảnh để không sinh ra lát cắt rỗng.</w:t>
      </w:r>
    </w:p>
    <w:p>
      <w:pPr>
        <w:pStyle w:val="BodyText"/>
        <w:spacing w:line="360" w:lineRule="auto" w:after="0"/>
        <w:ind w:firstLine="567"/>
        <w:jc w:val="both"/>
      </w:pPr>
      <w:r>
        <w:rPr>
          <w:rFonts w:ascii="Times New Roman" w:hAnsi="Times New Roman" w:eastAsia="Times New Roman" w:cs="Times New Roman"/>
          <w:sz w:val="26"/>
        </w:rPr>
        <w:t xml:space="preserve">Bộ ràng buộc vùng hàn giới hạn khuyết tật nằm trong dải ngang chiếm 40% chiều cao ảnh quanh tâm vừa dò. Ràng buộc này phản ánh thực tế: khuyết tật hàn không xuất hiện ngoài vùng kim loại đắp và vùng ảnh hưởng nhiệt.</w:t>
      </w:r>
    </w:p>
    <w:bookmarkEnd w:id="45"/>
    <w:bookmarkStart w:id="46" w:name="X3830d62aad2ebe206053ea52726709a62652fc3"/>
    <w:p>
      <w:pPr>
        <w:pStyle w:val="Heading3"/>
      </w:pPr>
      <w:r>
        <w:t xml:space="preserve">3.3.2. Mười hai trình sinh mặt nạ theo hình thái</w:t>
      </w:r>
    </w:p>
    <w:p>
      <w:pPr>
        <w:pStyle w:val="FirstParagraph"/>
        <w:spacing w:line="360" w:lineRule="auto" w:after="0"/>
        <w:ind w:firstLine="567"/>
        <w:jc w:val="both"/>
      </w:pPr>
      <w:r>
        <w:rPr>
          <w:rFonts w:ascii="Times New Roman" w:hAnsi="Times New Roman" w:eastAsia="Times New Roman" w:cs="Times New Roman"/>
          <w:sz w:val="26"/>
        </w:rPr>
        <w:t xml:space="preserve">Mỗi lớp khuyết tật có một thuật toán riêng, chọn theo mô tả hình thái của ISO 6520-1.</w:t>
      </w:r>
    </w:p>
    <w:p>
      <w:pPr>
        <w:pStyle w:val="BodyText"/>
        <w:spacing w:line="240" w:lineRule="auto"/>
        <w:jc w:val="left"/>
      </w:pPr>
      <w:r>
        <w:rPr>
          <w:bCs/>
          <w:rFonts w:ascii="Times New Roman" w:hAnsi="Times New Roman" w:eastAsia="Times New Roman" w:cs="Times New Roman"/>
          <w:b/>
          <w:sz w:val="24"/>
        </w:rPr>
        <w:t xml:space="preserve">Bảng 3.3: Mười hai trình sinh mặt nạ và thuật toán hình thái tương ứng</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Lớp khuyết tật</w:t>
            </w:r>
          </w:p>
        </w:tc>
        <w:tc>
          <w:tcPr/>
          <w:p>
            <w:pPr>
              <w:pStyle w:val="Compact"/>
              <w:spacing w:line="240" w:lineRule="auto" w:after="0"/>
              <w:jc w:val="left"/>
            </w:pPr>
            <w:r>
              <w:rPr>
                <w:rFonts w:ascii="Times New Roman" w:hAnsi="Times New Roman" w:eastAsia="Times New Roman" w:cs="Times New Roman"/>
                <w:sz w:val="22"/>
              </w:rPr>
              <w:t xml:space="preserve">Lớp cài đặt</w:t>
            </w:r>
          </w:p>
        </w:tc>
        <w:tc>
          <w:tcPr/>
          <w:p>
            <w:pPr>
              <w:pStyle w:val="Compact"/>
              <w:spacing w:line="240" w:lineRule="auto" w:after="0"/>
              <w:jc w:val="left"/>
            </w:pPr>
            <w:r>
              <w:rPr>
                <w:rFonts w:ascii="Times New Roman" w:hAnsi="Times New Roman" w:eastAsia="Times New Roman" w:cs="Times New Roman"/>
                <w:sz w:val="22"/>
              </w:rPr>
              <w:t xml:space="preserve">Thuật toán</w:t>
            </w:r>
          </w:p>
        </w:tc>
        <w:tc>
          <w:tcPr/>
          <w:p>
            <w:pPr>
              <w:pStyle w:val="Compact"/>
              <w:spacing w:line="240" w:lineRule="auto" w:after="0"/>
              <w:jc w:val="left"/>
            </w:pPr>
            <w:r>
              <w:rPr>
                <w:rFonts w:ascii="Times New Roman" w:hAnsi="Times New Roman" w:eastAsia="Times New Roman" w:cs="Times New Roman"/>
                <w:sz w:val="22"/>
              </w:rPr>
              <w:t xml:space="preserve">Tham số chính</w:t>
            </w:r>
          </w:p>
        </w:tc>
      </w:tr>
      <w:tr>
        <w:tc>
          <w:tcPr/>
          <w:p>
            <w:pPr>
              <w:pStyle w:val="Compact"/>
              <w:spacing w:line="240" w:lineRule="auto" w:after="0"/>
              <w:jc w:val="left"/>
            </w:pPr>
            <w:r>
              <w:rPr>
                <w:rFonts w:ascii="Times New Roman" w:hAnsi="Times New Roman" w:eastAsia="Times New Roman" w:cs="Times New Roman"/>
                <w:sz w:val="22"/>
              </w:rPr>
              <w:t xml:space="preserve">Nứt</w:t>
            </w:r>
          </w:p>
        </w:tc>
        <w:tc>
          <w:tcPr/>
          <w:p>
            <w:pPr>
              <w:pStyle w:val="Compact"/>
              <w:spacing w:line="240" w:lineRule="auto" w:after="0"/>
              <w:jc w:val="left"/>
            </w:pPr>
            <w:r>
              <w:rPr>
                <w:rFonts w:ascii="Times New Roman" w:hAnsi="Times New Roman" w:eastAsia="Times New Roman" w:cs="Times New Roman"/>
                <w:sz w:val="22"/>
              </w:rPr>
              <w:t xml:space="preserve">CrackMaskGenerator</w:t>
            </w:r>
          </w:p>
        </w:tc>
        <w:tc>
          <w:tcPr/>
          <w:p>
            <w:pPr>
              <w:pStyle w:val="Compact"/>
              <w:spacing w:line="240" w:lineRule="auto" w:after="0"/>
              <w:jc w:val="left"/>
            </w:pPr>
            <w:r>
              <w:rPr>
                <w:rFonts w:ascii="Times New Roman" w:hAnsi="Times New Roman" w:eastAsia="Times New Roman" w:cs="Times New Roman"/>
                <w:sz w:val="22"/>
              </w:rPr>
              <w:t xml:space="preserve">Đường gấp khúc đi bộ ngẫu nhiên, có nhánh phụ</w:t>
            </w:r>
          </w:p>
        </w:tc>
        <w:tc>
          <w:tcPr/>
          <w:p>
            <w:pPr>
              <w:pStyle w:val="Compact"/>
              <w:spacing w:line="240" w:lineRule="auto" w:after="0"/>
              <w:jc w:val="left"/>
            </w:pPr>
            <w:r>
              <w:rPr>
                <w:rFonts w:ascii="Times New Roman" w:hAnsi="Times New Roman" w:eastAsia="Times New Roman" w:cs="Times New Roman"/>
                <w:sz w:val="22"/>
              </w:rPr>
              <w:t xml:space="preserve">Bề rộng 1 tới 4 px, dài 30% tới 80% chiều rộng ảnh, xác suất nhánh 0,2, lệch góc tối đa 15°</w:t>
            </w:r>
          </w:p>
        </w:tc>
      </w:tr>
      <w:tr>
        <w:tc>
          <w:tcPr/>
          <w:p>
            <w:pPr>
              <w:pStyle w:val="Compact"/>
              <w:spacing w:line="240" w:lineRule="auto" w:after="0"/>
              <w:jc w:val="left"/>
            </w:pPr>
            <w:r>
              <w:rPr>
                <w:rFonts w:ascii="Times New Roman" w:hAnsi="Times New Roman" w:eastAsia="Times New Roman" w:cs="Times New Roman"/>
                <w:sz w:val="22"/>
              </w:rPr>
              <w:t xml:space="preserve">Rỗ khí</w:t>
            </w:r>
          </w:p>
        </w:tc>
        <w:tc>
          <w:tcPr/>
          <w:p>
            <w:pPr>
              <w:pStyle w:val="Compact"/>
              <w:spacing w:line="240" w:lineRule="auto" w:after="0"/>
              <w:jc w:val="left"/>
            </w:pPr>
            <w:r>
              <w:rPr>
                <w:rFonts w:ascii="Times New Roman" w:hAnsi="Times New Roman" w:eastAsia="Times New Roman" w:cs="Times New Roman"/>
                <w:sz w:val="22"/>
              </w:rPr>
              <w:t xml:space="preserve">PorosityMaskGenerator</w:t>
            </w:r>
          </w:p>
        </w:tc>
        <w:tc>
          <w:tcPr/>
          <w:p>
            <w:pPr>
              <w:pStyle w:val="Compact"/>
              <w:spacing w:line="240" w:lineRule="auto" w:after="0"/>
              <w:jc w:val="left"/>
            </w:pPr>
            <w:r>
              <w:rPr>
                <w:rFonts w:ascii="Times New Roman" w:hAnsi="Times New Roman" w:eastAsia="Times New Roman" w:cs="Times New Roman"/>
                <w:sz w:val="22"/>
              </w:rPr>
              <w:t xml:space="preserve">Cụm lỗ tròn rải theo phân bố Rayleigh</w:t>
            </w:r>
          </w:p>
        </w:tc>
        <w:tc>
          <w:tcPr/>
          <w:p>
            <w:pPr>
              <w:pStyle w:val="Compact"/>
              <w:spacing w:line="240" w:lineRule="auto" w:after="0"/>
              <w:jc w:val="left"/>
            </w:pPr>
            <w:r>
              <w:rPr>
                <w:rFonts w:ascii="Times New Roman" w:hAnsi="Times New Roman" w:eastAsia="Times New Roman" w:cs="Times New Roman"/>
                <w:sz w:val="22"/>
              </w:rPr>
              <w:t xml:space="preserve">Số lỗ 5 tới 30, bán kính 2 tới 8 px, hệ số tán xạ 30,0</w:t>
            </w:r>
          </w:p>
        </w:tc>
      </w:tr>
      <w:tr>
        <w:tc>
          <w:tcPr/>
          <w:p>
            <w:pPr>
              <w:pStyle w:val="Compact"/>
              <w:spacing w:line="240" w:lineRule="auto" w:after="0"/>
              <w:jc w:val="left"/>
            </w:pPr>
            <w:r>
              <w:rPr>
                <w:rFonts w:ascii="Times New Roman" w:hAnsi="Times New Roman" w:eastAsia="Times New Roman" w:cs="Times New Roman"/>
                <w:sz w:val="22"/>
              </w:rPr>
              <w:t xml:space="preserve">Rỗ khí đường thẳng</w:t>
            </w:r>
          </w:p>
        </w:tc>
        <w:tc>
          <w:tcPr/>
          <w:p>
            <w:pPr>
              <w:pStyle w:val="Compact"/>
              <w:spacing w:line="240" w:lineRule="auto" w:after="0"/>
              <w:jc w:val="left"/>
            </w:pPr>
            <w:r>
              <w:rPr>
                <w:rFonts w:ascii="Times New Roman" w:hAnsi="Times New Roman" w:eastAsia="Times New Roman" w:cs="Times New Roman"/>
                <w:sz w:val="22"/>
              </w:rPr>
              <w:t xml:space="preserve">LinearPorosityMaskGenerator</w:t>
            </w:r>
          </w:p>
        </w:tc>
        <w:tc>
          <w:tcPr/>
          <w:p>
            <w:pPr>
              <w:pStyle w:val="Compact"/>
              <w:spacing w:line="240" w:lineRule="auto" w:after="0"/>
              <w:jc w:val="left"/>
            </w:pPr>
            <w:r>
              <w:rPr>
                <w:rFonts w:ascii="Times New Roman" w:hAnsi="Times New Roman" w:eastAsia="Times New Roman" w:cs="Times New Roman"/>
                <w:sz w:val="22"/>
              </w:rPr>
              <w:t xml:space="preserve">Chuỗi lỗ thẳng hàng từ ba lỗ trở lên dọc đường hàn</w:t>
            </w:r>
          </w:p>
        </w:tc>
        <w:tc>
          <w:tcPr/>
          <w:p>
            <w:pPr>
              <w:pStyle w:val="Compact"/>
              <w:spacing w:line="240" w:lineRule="auto" w:after="0"/>
              <w:jc w:val="left"/>
            </w:pPr>
            <w:r>
              <w:rPr>
                <w:rFonts w:ascii="Times New Roman" w:hAnsi="Times New Roman" w:eastAsia="Times New Roman" w:cs="Times New Roman"/>
                <w:sz w:val="22"/>
              </w:rPr>
              <w:t xml:space="preserve">Khoảng cách lỗ nhỏ, độ thẳng hàng cao</w:t>
            </w:r>
          </w:p>
        </w:tc>
      </w:tr>
      <w:tr>
        <w:tc>
          <w:tcPr/>
          <w:p>
            <w:pPr>
              <w:pStyle w:val="Compact"/>
              <w:spacing w:line="240" w:lineRule="auto" w:after="0"/>
              <w:jc w:val="left"/>
            </w:pPr>
            <w:r>
              <w:rPr>
                <w:rFonts w:ascii="Times New Roman" w:hAnsi="Times New Roman" w:eastAsia="Times New Roman" w:cs="Times New Roman"/>
                <w:sz w:val="22"/>
              </w:rPr>
              <w:t xml:space="preserve">Rỗ khí chùm</w:t>
            </w:r>
          </w:p>
        </w:tc>
        <w:tc>
          <w:tcPr/>
          <w:p>
            <w:pPr>
              <w:pStyle w:val="Compact"/>
              <w:spacing w:line="240" w:lineRule="auto" w:after="0"/>
              <w:jc w:val="left"/>
            </w:pPr>
            <w:r>
              <w:rPr>
                <w:rFonts w:ascii="Times New Roman" w:hAnsi="Times New Roman" w:eastAsia="Times New Roman" w:cs="Times New Roman"/>
                <w:sz w:val="22"/>
              </w:rPr>
              <w:t xml:space="preserve">ClusteredPorosityMaskGenerator</w:t>
            </w:r>
          </w:p>
        </w:tc>
        <w:tc>
          <w:tcPr/>
          <w:p>
            <w:pPr>
              <w:pStyle w:val="Compact"/>
              <w:spacing w:line="240" w:lineRule="auto" w:after="0"/>
              <w:jc w:val="left"/>
            </w:pPr>
            <w:r>
              <w:rPr>
                <w:rFonts w:ascii="Times New Roman" w:hAnsi="Times New Roman" w:eastAsia="Times New Roman" w:cs="Times New Roman"/>
                <w:sz w:val="22"/>
              </w:rPr>
              <w:t xml:space="preserve">Đám lỗ tập trung trong bán kính hẹp</w:t>
            </w:r>
          </w:p>
        </w:tc>
        <w:tc>
          <w:tcPr/>
          <w:p>
            <w:pPr>
              <w:pStyle w:val="Compact"/>
              <w:spacing w:line="240" w:lineRule="auto" w:after="0"/>
              <w:jc w:val="left"/>
            </w:pPr>
            <w:r>
              <w:rPr>
                <w:rFonts w:ascii="Times New Roman" w:hAnsi="Times New Roman" w:eastAsia="Times New Roman" w:cs="Times New Roman"/>
                <w:sz w:val="22"/>
              </w:rPr>
              <w:t xml:space="preserve">Mật độ lỗ cao cục bộ</w:t>
            </w:r>
          </w:p>
        </w:tc>
      </w:tr>
      <w:tr>
        <w:tc>
          <w:tcPr/>
          <w:p>
            <w:pPr>
              <w:pStyle w:val="Compact"/>
              <w:spacing w:line="240" w:lineRule="auto" w:after="0"/>
              <w:jc w:val="left"/>
            </w:pPr>
            <w:r>
              <w:rPr>
                <w:rFonts w:ascii="Times New Roman" w:hAnsi="Times New Roman" w:eastAsia="Times New Roman" w:cs="Times New Roman"/>
                <w:sz w:val="22"/>
              </w:rPr>
              <w:t xml:space="preserve">Hốc kéo dài</w:t>
            </w:r>
          </w:p>
        </w:tc>
        <w:tc>
          <w:tcPr/>
          <w:p>
            <w:pPr>
              <w:pStyle w:val="Compact"/>
              <w:spacing w:line="240" w:lineRule="auto" w:after="0"/>
              <w:jc w:val="left"/>
            </w:pPr>
            <w:r>
              <w:rPr>
                <w:rFonts w:ascii="Times New Roman" w:hAnsi="Times New Roman" w:eastAsia="Times New Roman" w:cs="Times New Roman"/>
                <w:sz w:val="22"/>
              </w:rPr>
              <w:t xml:space="preserve">ElongatedCavityMaskGenerator</w:t>
            </w:r>
          </w:p>
        </w:tc>
        <w:tc>
          <w:tcPr/>
          <w:p>
            <w:pPr>
              <w:pStyle w:val="Compact"/>
              <w:spacing w:line="240" w:lineRule="auto" w:after="0"/>
              <w:jc w:val="left"/>
            </w:pPr>
            <w:r>
              <w:rPr>
                <w:rFonts w:ascii="Times New Roman" w:hAnsi="Times New Roman" w:eastAsia="Times New Roman" w:cs="Times New Roman"/>
                <w:sz w:val="22"/>
              </w:rPr>
              <w:t xml:space="preserve">Ellipse kéo dài theo trục đường hàn</w:t>
            </w:r>
          </w:p>
        </w:tc>
        <w:tc>
          <w:tcPr/>
          <w:p>
            <w:pPr>
              <w:pStyle w:val="Compact"/>
              <w:spacing w:line="240" w:lineRule="auto" w:after="0"/>
              <w:jc w:val="left"/>
            </w:pPr>
            <w:r>
              <w:rPr>
                <w:rFonts w:ascii="Times New Roman" w:hAnsi="Times New Roman" w:eastAsia="Times New Roman" w:cs="Times New Roman"/>
                <w:sz w:val="22"/>
              </w:rPr>
              <w:t xml:space="preserve">Tỷ lệ trục lớn trên trục nhỏ cao</w:t>
            </w:r>
          </w:p>
        </w:tc>
      </w:tr>
      <w:tr>
        <w:tc>
          <w:tcPr/>
          <w:p>
            <w:pPr>
              <w:pStyle w:val="Compact"/>
              <w:spacing w:line="240" w:lineRule="auto" w:after="0"/>
              <w:jc w:val="left"/>
            </w:pPr>
            <w:r>
              <w:rPr>
                <w:rFonts w:ascii="Times New Roman" w:hAnsi="Times New Roman" w:eastAsia="Times New Roman" w:cs="Times New Roman"/>
                <w:sz w:val="22"/>
              </w:rPr>
              <w:t xml:space="preserve">Lẫn xỉ</w:t>
            </w:r>
          </w:p>
        </w:tc>
        <w:tc>
          <w:tcPr/>
          <w:p>
            <w:pPr>
              <w:pStyle w:val="Compact"/>
              <w:spacing w:line="240" w:lineRule="auto" w:after="0"/>
              <w:jc w:val="left"/>
            </w:pPr>
            <w:r>
              <w:rPr>
                <w:rFonts w:ascii="Times New Roman" w:hAnsi="Times New Roman" w:eastAsia="Times New Roman" w:cs="Times New Roman"/>
                <w:sz w:val="22"/>
              </w:rPr>
              <w:t xml:space="preserve">SlagInclusionMaskGenerator</w:t>
            </w:r>
          </w:p>
        </w:tc>
        <w:tc>
          <w:tcPr/>
          <w:p>
            <w:pPr>
              <w:pStyle w:val="Compact"/>
              <w:spacing w:line="240" w:lineRule="auto" w:after="0"/>
              <w:jc w:val="left"/>
            </w:pPr>
            <w:r>
              <w:rPr>
                <w:rFonts w:ascii="Times New Roman" w:hAnsi="Times New Roman" w:eastAsia="Times New Roman" w:cs="Times New Roman"/>
                <w:sz w:val="22"/>
              </w:rPr>
              <w:t xml:space="preserve">Nhiễu Gauss làm mượt rồi nhị phân hoá tạo đa giác không đều</w:t>
            </w:r>
          </w:p>
        </w:tc>
        <w:tc>
          <w:tcPr/>
          <w:p>
            <w:pPr>
              <w:pStyle w:val="Compact"/>
              <w:spacing w:line="240" w:lineRule="auto" w:after="0"/>
              <w:jc w:val="left"/>
            </w:pPr>
            <w:r>
              <w:rPr>
                <w:rFonts w:ascii="Times New Roman" w:hAnsi="Times New Roman" w:eastAsia="Times New Roman" w:cs="Times New Roman"/>
                <w:sz w:val="22"/>
              </w:rPr>
              <w:t xml:space="preserve">Số khối 1 tới 3, đường kính 10 tới 50 px, sigma 2,0, ngưỡng 0,4</w:t>
            </w:r>
          </w:p>
        </w:tc>
      </w:tr>
      <w:tr>
        <w:tc>
          <w:tcPr/>
          <w:p>
            <w:pPr>
              <w:pStyle w:val="Compact"/>
              <w:spacing w:line="240" w:lineRule="auto" w:after="0"/>
              <w:jc w:val="left"/>
            </w:pPr>
            <w:r>
              <w:rPr>
                <w:rFonts w:ascii="Times New Roman" w:hAnsi="Times New Roman" w:eastAsia="Times New Roman" w:cs="Times New Roman"/>
                <w:sz w:val="22"/>
              </w:rPr>
              <w:t xml:space="preserve">Lẫn xỉ đường thẳng</w:t>
            </w:r>
          </w:p>
        </w:tc>
        <w:tc>
          <w:tcPr/>
          <w:p>
            <w:pPr>
              <w:pStyle w:val="Compact"/>
              <w:spacing w:line="240" w:lineRule="auto" w:after="0"/>
              <w:jc w:val="left"/>
            </w:pPr>
            <w:r>
              <w:rPr>
                <w:rFonts w:ascii="Times New Roman" w:hAnsi="Times New Roman" w:eastAsia="Times New Roman" w:cs="Times New Roman"/>
                <w:sz w:val="22"/>
              </w:rPr>
              <w:t xml:space="preserve">LinearSlagInclusionMaskGenerator</w:t>
            </w:r>
          </w:p>
        </w:tc>
        <w:tc>
          <w:tcPr/>
          <w:p>
            <w:pPr>
              <w:pStyle w:val="Compact"/>
              <w:spacing w:line="240" w:lineRule="auto" w:after="0"/>
              <w:jc w:val="left"/>
            </w:pPr>
            <w:r>
              <w:rPr>
                <w:rFonts w:ascii="Times New Roman" w:hAnsi="Times New Roman" w:eastAsia="Times New Roman" w:cs="Times New Roman"/>
                <w:sz w:val="22"/>
              </w:rPr>
              <w:t xml:space="preserve">Dải xỉ dài chạy dọc đường hàn</w:t>
            </w:r>
          </w:p>
        </w:tc>
        <w:tc>
          <w:tcPr/>
          <w:p>
            <w:pPr>
              <w:pStyle w:val="Compact"/>
              <w:spacing w:line="240" w:lineRule="auto" w:after="0"/>
              <w:jc w:val="left"/>
            </w:pPr>
            <w:r>
              <w:rPr>
                <w:rFonts w:ascii="Times New Roman" w:hAnsi="Times New Roman" w:eastAsia="Times New Roman" w:cs="Times New Roman"/>
                <w:sz w:val="22"/>
              </w:rPr>
              <w:t xml:space="preserve">Dải hẹp, dài</w:t>
            </w:r>
          </w:p>
        </w:tc>
      </w:tr>
      <w:tr>
        <w:tc>
          <w:tcPr/>
          <w:p>
            <w:pPr>
              <w:pStyle w:val="Compact"/>
              <w:spacing w:line="240" w:lineRule="auto" w:after="0"/>
              <w:jc w:val="left"/>
            </w:pPr>
            <w:r>
              <w:rPr>
                <w:rFonts w:ascii="Times New Roman" w:hAnsi="Times New Roman" w:eastAsia="Times New Roman" w:cs="Times New Roman"/>
                <w:sz w:val="22"/>
              </w:rPr>
              <w:t xml:space="preserve">Lẫn xỉ kim loại</w:t>
            </w:r>
          </w:p>
        </w:tc>
        <w:tc>
          <w:tcPr/>
          <w:p>
            <w:pPr>
              <w:pStyle w:val="Compact"/>
              <w:spacing w:line="240" w:lineRule="auto" w:after="0"/>
              <w:jc w:val="left"/>
            </w:pPr>
            <w:r>
              <w:rPr>
                <w:rFonts w:ascii="Times New Roman" w:hAnsi="Times New Roman" w:eastAsia="Times New Roman" w:cs="Times New Roman"/>
                <w:sz w:val="22"/>
              </w:rPr>
              <w:t xml:space="preserve">MetallicInclusionMaskGenerator</w:t>
            </w:r>
          </w:p>
        </w:tc>
        <w:tc>
          <w:tcPr/>
          <w:p>
            <w:pPr>
              <w:pStyle w:val="Compact"/>
              <w:spacing w:line="240" w:lineRule="auto" w:after="0"/>
              <w:jc w:val="left"/>
            </w:pPr>
            <w:r>
              <w:rPr>
                <w:rFonts w:ascii="Times New Roman" w:hAnsi="Times New Roman" w:eastAsia="Times New Roman" w:cs="Times New Roman"/>
                <w:sz w:val="22"/>
              </w:rPr>
              <w:t xml:space="preserve">Hạt đặc, quy ước sáng thay vì tối</w:t>
            </w:r>
          </w:p>
        </w:tc>
        <w:tc>
          <w:tcPr/>
          <w:p>
            <w:pPr>
              <w:pStyle w:val="Compact"/>
              <w:spacing w:line="240" w:lineRule="auto" w:after="0"/>
              <w:jc w:val="left"/>
            </w:pPr>
            <w:r>
              <w:rPr>
                <w:rFonts w:ascii="Times New Roman" w:hAnsi="Times New Roman" w:eastAsia="Times New Roman" w:cs="Times New Roman"/>
                <w:sz w:val="22"/>
              </w:rPr>
              <w:t xml:space="preserve">Kích thước nhỏ, độ tròn cao</w:t>
            </w:r>
          </w:p>
        </w:tc>
      </w:tr>
      <w:tr>
        <w:tc>
          <w:tcPr/>
          <w:p>
            <w:pPr>
              <w:pStyle w:val="Compact"/>
              <w:spacing w:line="240" w:lineRule="auto" w:after="0"/>
              <w:jc w:val="left"/>
            </w:pPr>
            <w:r>
              <w:rPr>
                <w:rFonts w:ascii="Times New Roman" w:hAnsi="Times New Roman" w:eastAsia="Times New Roman" w:cs="Times New Roman"/>
                <w:sz w:val="22"/>
              </w:rPr>
              <w:t xml:space="preserve">Không ngấu</w:t>
            </w:r>
          </w:p>
        </w:tc>
        <w:tc>
          <w:tcPr/>
          <w:p>
            <w:pPr>
              <w:pStyle w:val="Compact"/>
              <w:spacing w:line="240" w:lineRule="auto" w:after="0"/>
              <w:jc w:val="left"/>
            </w:pPr>
            <w:r>
              <w:rPr>
                <w:rFonts w:ascii="Times New Roman" w:hAnsi="Times New Roman" w:eastAsia="Times New Roman" w:cs="Times New Roman"/>
                <w:sz w:val="22"/>
              </w:rPr>
              <w:t xml:space="preserve">LackOfFusionMaskGenerator</w:t>
            </w:r>
          </w:p>
        </w:tc>
        <w:tc>
          <w:tcPr/>
          <w:p>
            <w:pPr>
              <w:pStyle w:val="Compact"/>
              <w:spacing w:line="240" w:lineRule="auto" w:after="0"/>
              <w:jc w:val="left"/>
            </w:pPr>
            <w:r>
              <w:rPr>
                <w:rFonts w:ascii="Times New Roman" w:hAnsi="Times New Roman" w:eastAsia="Times New Roman" w:cs="Times New Roman"/>
                <w:sz w:val="22"/>
              </w:rPr>
              <w:t xml:space="preserve">Đường thẳng có dao động hình sin dọc biên nóng chảy</w:t>
            </w:r>
          </w:p>
        </w:tc>
        <w:tc>
          <w:tcPr/>
          <w:p>
            <w:pPr>
              <w:pStyle w:val="Compact"/>
              <w:spacing w:line="240" w:lineRule="auto" w:after="0"/>
              <w:jc w:val="left"/>
            </w:pPr>
            <w:r>
              <w:rPr>
                <w:rFonts w:ascii="Times New Roman" w:hAnsi="Times New Roman" w:eastAsia="Times New Roman" w:cs="Times New Roman"/>
                <w:sz w:val="22"/>
              </w:rPr>
              <w:t xml:space="preserve">Dài 20% tới 60%, dày 2 tới 5 px, biên độ sóng 3,0, tần số 0,05</w:t>
            </w:r>
          </w:p>
        </w:tc>
      </w:tr>
      <w:tr>
        <w:tc>
          <w:tcPr/>
          <w:p>
            <w:pPr>
              <w:pStyle w:val="Compact"/>
              <w:spacing w:line="240" w:lineRule="auto" w:after="0"/>
              <w:jc w:val="left"/>
            </w:pPr>
            <w:r>
              <w:rPr>
                <w:rFonts w:ascii="Times New Roman" w:hAnsi="Times New Roman" w:eastAsia="Times New Roman" w:cs="Times New Roman"/>
                <w:sz w:val="22"/>
              </w:rPr>
              <w:t xml:space="preserve">Không thấu</w:t>
            </w:r>
          </w:p>
        </w:tc>
        <w:tc>
          <w:tcPr/>
          <w:p>
            <w:pPr>
              <w:pStyle w:val="Compact"/>
              <w:spacing w:line="240" w:lineRule="auto" w:after="0"/>
              <w:jc w:val="left"/>
            </w:pPr>
            <w:r>
              <w:rPr>
                <w:rFonts w:ascii="Times New Roman" w:hAnsi="Times New Roman" w:eastAsia="Times New Roman" w:cs="Times New Roman"/>
                <w:sz w:val="22"/>
              </w:rPr>
              <w:t xml:space="preserve">LackOfPenetrationMaskGenerator</w:t>
            </w:r>
          </w:p>
        </w:tc>
        <w:tc>
          <w:tcPr/>
          <w:p>
            <w:pPr>
              <w:pStyle w:val="Compact"/>
              <w:spacing w:line="240" w:lineRule="auto" w:after="0"/>
              <w:jc w:val="left"/>
            </w:pPr>
            <w:r>
              <w:rPr>
                <w:rFonts w:ascii="Times New Roman" w:hAnsi="Times New Roman" w:eastAsia="Times New Roman" w:cs="Times New Roman"/>
                <w:sz w:val="22"/>
              </w:rPr>
              <w:t xml:space="preserve">Dải thẳng ở chân mối hàn</w:t>
            </w:r>
          </w:p>
        </w:tc>
        <w:tc>
          <w:tcPr/>
          <w:p>
            <w:pPr>
              <w:pStyle w:val="Compact"/>
              <w:spacing w:line="240" w:lineRule="auto" w:after="0"/>
              <w:jc w:val="left"/>
            </w:pPr>
            <w:r>
              <w:rPr>
                <w:rFonts w:ascii="Times New Roman" w:hAnsi="Times New Roman" w:eastAsia="Times New Roman" w:cs="Times New Roman"/>
                <w:sz w:val="22"/>
              </w:rPr>
              <w:t xml:space="preserve">Dải dài, thẳng, quy ước tối</w:t>
            </w:r>
          </w:p>
        </w:tc>
      </w:tr>
      <w:tr>
        <w:tc>
          <w:tcPr/>
          <w:p>
            <w:pPr>
              <w:pStyle w:val="Compact"/>
              <w:spacing w:line="240" w:lineRule="auto" w:after="0"/>
              <w:jc w:val="left"/>
            </w:pPr>
            <w:r>
              <w:rPr>
                <w:rFonts w:ascii="Times New Roman" w:hAnsi="Times New Roman" w:eastAsia="Times New Roman" w:cs="Times New Roman"/>
                <w:sz w:val="22"/>
              </w:rPr>
              <w:t xml:space="preserve">Không ngấu thành bên</w:t>
            </w:r>
          </w:p>
        </w:tc>
        <w:tc>
          <w:tcPr/>
          <w:p>
            <w:pPr>
              <w:pStyle w:val="Compact"/>
              <w:spacing w:line="240" w:lineRule="auto" w:after="0"/>
              <w:jc w:val="left"/>
            </w:pPr>
            <w:r>
              <w:rPr>
                <w:rFonts w:ascii="Times New Roman" w:hAnsi="Times New Roman" w:eastAsia="Times New Roman" w:cs="Times New Roman"/>
                <w:sz w:val="22"/>
              </w:rPr>
              <w:t xml:space="preserve">LackOfSideWallFusionMaskGenerator</w:t>
            </w:r>
          </w:p>
        </w:tc>
        <w:tc>
          <w:tcPr/>
          <w:p>
            <w:pPr>
              <w:pStyle w:val="Compact"/>
              <w:spacing w:line="240" w:lineRule="auto" w:after="0"/>
              <w:jc w:val="left"/>
            </w:pPr>
            <w:r>
              <w:rPr>
                <w:rFonts w:ascii="Times New Roman" w:hAnsi="Times New Roman" w:eastAsia="Times New Roman" w:cs="Times New Roman"/>
                <w:sz w:val="22"/>
              </w:rPr>
              <w:t xml:space="preserve">Dải nghiêng theo mặt vát mép</w:t>
            </w:r>
          </w:p>
        </w:tc>
        <w:tc>
          <w:tcPr/>
          <w:p>
            <w:pPr>
              <w:pStyle w:val="Compact"/>
              <w:spacing w:line="240" w:lineRule="auto" w:after="0"/>
              <w:jc w:val="left"/>
            </w:pPr>
            <w:r>
              <w:rPr>
                <w:rFonts w:ascii="Times New Roman" w:hAnsi="Times New Roman" w:eastAsia="Times New Roman" w:cs="Times New Roman"/>
                <w:sz w:val="22"/>
              </w:rPr>
              <w:t xml:space="preserve">Góc nghiêng theo góc vát</w:t>
            </w:r>
          </w:p>
        </w:tc>
      </w:tr>
      <w:tr>
        <w:tc>
          <w:tcPr/>
          <w:p>
            <w:pPr>
              <w:pStyle w:val="Compact"/>
              <w:spacing w:line="240" w:lineRule="auto" w:after="0"/>
              <w:jc w:val="left"/>
            </w:pPr>
            <w:r>
              <w:rPr>
                <w:rFonts w:ascii="Times New Roman" w:hAnsi="Times New Roman" w:eastAsia="Times New Roman" w:cs="Times New Roman"/>
                <w:sz w:val="22"/>
              </w:rPr>
              <w:t xml:space="preserve">Cháy cạnh</w:t>
            </w:r>
          </w:p>
        </w:tc>
        <w:tc>
          <w:tcPr/>
          <w:p>
            <w:pPr>
              <w:pStyle w:val="Compact"/>
              <w:spacing w:line="240" w:lineRule="auto" w:after="0"/>
              <w:jc w:val="left"/>
            </w:pPr>
            <w:r>
              <w:rPr>
                <w:rFonts w:ascii="Times New Roman" w:hAnsi="Times New Roman" w:eastAsia="Times New Roman" w:cs="Times New Roman"/>
                <w:sz w:val="22"/>
              </w:rPr>
              <w:t xml:space="preserve">UndercutMaskGenerator</w:t>
            </w:r>
          </w:p>
        </w:tc>
        <w:tc>
          <w:tcPr/>
          <w:p>
            <w:pPr>
              <w:pStyle w:val="Compact"/>
              <w:spacing w:line="240" w:lineRule="auto" w:after="0"/>
              <w:jc w:val="left"/>
            </w:pPr>
            <w:r>
              <w:rPr>
                <w:rFonts w:ascii="Times New Roman" w:hAnsi="Times New Roman" w:eastAsia="Times New Roman" w:cs="Times New Roman"/>
                <w:sz w:val="22"/>
              </w:rPr>
              <w:t xml:space="preserve">Rãnh dọc mép mối hàn, lệch khỏi tâm một khoảng</w:t>
            </w:r>
          </w:p>
        </w:tc>
        <w:tc>
          <w:tcPr/>
          <w:p>
            <w:pPr>
              <w:pStyle w:val="Compact"/>
              <w:spacing w:line="240" w:lineRule="auto" w:after="0"/>
              <w:jc w:val="left"/>
            </w:pPr>
            <w:r>
              <w:rPr>
                <w:rFonts w:ascii="Times New Roman" w:hAnsi="Times New Roman" w:eastAsia="Times New Roman" w:cs="Times New Roman"/>
                <w:sz w:val="22"/>
              </w:rPr>
              <w:t xml:space="preserve">Dài 20% tới 50%, dày 2 tới 4 px, cách mép 5 tới 15 px</w:t>
            </w:r>
          </w:p>
        </w:tc>
      </w:tr>
    </w:tbl>
    <w:p>
      <w:pPr>
        <w:pStyle w:val="BodyText"/>
        <w:spacing w:line="360" w:lineRule="auto" w:after="0"/>
        <w:ind w:firstLine="567"/>
        <w:jc w:val="both"/>
      </w:pPr>
      <w:r>
        <w:rPr>
          <w:rFonts w:ascii="Times New Roman" w:hAnsi="Times New Roman" w:eastAsia="Times New Roman" w:cs="Times New Roman"/>
          <w:sz w:val="26"/>
        </w:rPr>
        <w:t xml:space="preserve">Các tham số trên nằm trong tệp</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config/mask-config.yaml</w:t>
      </w:r>
      <w:r>
        <w:rPr>
          <w:rFonts w:ascii="Times New Roman" w:hAnsi="Times New Roman" w:eastAsia="Times New Roman" w:cs="Times New Roman"/>
          <w:sz w:val="26"/>
        </w:rPr>
        <w:t xml:space="preserve">, tách khỏi mã nguồn để điều chỉnh không cần sửa chương trình.</w:t>
      </w:r>
    </w:p>
    <w:bookmarkEnd w:id="46"/>
    <w:bookmarkStart w:id="50" w:name="hai-đường-mặt-nạ-song-song"/>
    <w:p>
      <w:pPr>
        <w:pStyle w:val="Heading3"/>
      </w:pPr>
      <w:r>
        <w:t xml:space="preserve">3.3.3. Hai đường mặt nạ song song</w:t>
      </w:r>
    </w:p>
    <w:p>
      <w:pPr>
        <w:pStyle w:val="FirstParagraph"/>
        <w:spacing w:line="360" w:lineRule="auto" w:after="0"/>
        <w:ind w:firstLine="567"/>
        <w:jc w:val="both"/>
      </w:pPr>
      <w:r>
        <w:rPr>
          <w:rFonts w:ascii="Times New Roman" w:hAnsi="Times New Roman" w:eastAsia="Times New Roman" w:cs="Times New Roman"/>
          <w:sz w:val="26"/>
        </w:rPr>
        <w:t xml:space="preserve">Mỗi lần sinh tạo ra hai mặt nạ khác nhau từ cùng một hình dạng gốc. </w:t>
      </w:r>
      <w:del w:id="1029" w:author="AI Reviewer" w:date="2026-09-24T09:18:14Z">
        <w:r>
          <w:rPr>
            <w:rFonts w:ascii="Times New Roman" w:hAnsi="Times New Roman" w:eastAsia="Times New Roman" w:cs="Times New Roman"/>
            <w:sz w:val="26"/>
          </w:rPr>
          <w:delText xml:space="preserve">Đây là điểm thiết kế then chốt</w:delText>
        </w:r>
      </w:del>
      <w:ins w:id="1030" w:author="AI Reviewer" w:date="2026-09-24T09:18:14Z">
        <w:r>
          <w:rPr>
            <w:rFonts w:ascii="Times New Roman" w:hAnsi="Times New Roman" w:eastAsia="Times New Roman" w:cs="Times New Roman"/>
            <w:sz w:val="26"/>
          </w:rPr>
          <w:t xml:space="preserve">Đây là điểm thiết kế quyết định</w:t>
        </w:r>
      </w:ins>
      <w:r>
        <w:rPr>
          <w:rFonts w:ascii="Times New Roman" w:hAnsi="Times New Roman" w:eastAsia="Times New Roman" w:cs="Times New Roman"/>
          <w:sz w:val="26"/>
        </w:rPr>
        <w:t xml:space="preserve"> và cũng là nguồn gốc của một hạn chế được phân tích ở mục 4.7.</w:t>
      </w:r>
    </w:p>
    <w:p>
      <w:pPr>
        <w:pStyle w:val="BodyText"/>
        <w:spacing w:line="240" w:lineRule="auto"/>
        <w:jc w:val="left"/>
      </w:pPr>
      <w:r>
        <w:rPr>
          <w:bCs/>
          <w:rFonts w:ascii="Times New Roman" w:hAnsi="Times New Roman" w:eastAsia="Times New Roman" w:cs="Times New Roman"/>
          <w:b/>
          <w:sz w:val="24"/>
        </w:rPr>
        <w:t xml:space="preserve">Bảng 3.4: So sánh hai đường mặt nạ</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Mặt nạ</w:t>
            </w:r>
          </w:p>
        </w:tc>
        <w:tc>
          <w:tcPr/>
          <w:p>
            <w:pPr>
              <w:pStyle w:val="Compact"/>
              <w:spacing w:line="240" w:lineRule="auto" w:after="0"/>
              <w:jc w:val="left"/>
            </w:pPr>
            <w:r>
              <w:rPr>
                <w:rFonts w:ascii="Times New Roman" w:hAnsi="Times New Roman" w:eastAsia="Times New Roman" w:cs="Times New Roman"/>
                <w:sz w:val="22"/>
              </w:rPr>
              <w:t xml:space="preserve">Cách sinh</w:t>
            </w:r>
          </w:p>
        </w:tc>
        <w:tc>
          <w:tcPr/>
          <w:p>
            <w:pPr>
              <w:pStyle w:val="Compact"/>
              <w:spacing w:line="240" w:lineRule="auto" w:after="0"/>
              <w:jc w:val="left"/>
            </w:pPr>
            <w:r>
              <w:rPr>
                <w:rFonts w:ascii="Times New Roman" w:hAnsi="Times New Roman" w:eastAsia="Times New Roman" w:cs="Times New Roman"/>
                <w:sz w:val="22"/>
              </w:rPr>
              <w:t xml:space="preserve">Mục đích sử dụng</w:t>
            </w:r>
          </w:p>
        </w:tc>
      </w:tr>
      <w:tr>
        <w:tc>
          <w:tcPr/>
          <w:p>
            <w:pPr>
              <w:pStyle w:val="Compact"/>
              <w:spacing w:line="240" w:lineRule="auto" w:after="0"/>
              <w:jc w:val="left"/>
            </w:pPr>
            <w:r>
              <w:rPr>
                <w:rFonts w:ascii="Times New Roman" w:hAnsi="Times New Roman" w:eastAsia="Times New Roman" w:cs="Times New Roman"/>
                <w:sz w:val="22"/>
              </w:rPr>
              <w:t xml:space="preserve">Chú thích</w:t>
            </w:r>
          </w:p>
        </w:tc>
        <w:tc>
          <w:tcPr/>
          <w:p>
            <w:pPr>
              <w:pStyle w:val="Compact"/>
              <w:spacing w:line="240" w:lineRule="auto" w:after="0"/>
              <w:jc w:val="left"/>
            </w:pPr>
            <w:r>
              <w:rPr>
                <w:rFonts w:ascii="Times New Roman" w:hAnsi="Times New Roman" w:eastAsia="Times New Roman" w:cs="Times New Roman"/>
                <w:sz w:val="22"/>
              </w:rPr>
              <w:t xml:space="preserve">Hình nhị phân mảnh, giữ nguyên kích thước gốc</w:t>
            </w:r>
          </w:p>
        </w:tc>
        <w:tc>
          <w:tcPr/>
          <w:p>
            <w:pPr>
              <w:pStyle w:val="Compact"/>
              <w:spacing w:line="240" w:lineRule="auto" w:after="0"/>
              <w:jc w:val="left"/>
            </w:pPr>
            <w:r>
              <w:rPr>
                <w:rFonts w:ascii="Times New Roman" w:hAnsi="Times New Roman" w:eastAsia="Times New Roman" w:cs="Times New Roman"/>
                <w:sz w:val="22"/>
              </w:rPr>
              <w:t xml:space="preserve">Dữ liệu tham chiếu để xuất COCO và YOLO; cũng dùng làm mặt nạ làm tối ở bước hậu xử lý</w:t>
            </w:r>
          </w:p>
        </w:tc>
      </w:tr>
      <w:tr>
        <w:tc>
          <w:tcPr/>
          <w:p>
            <w:pPr>
              <w:pStyle w:val="Compact"/>
              <w:spacing w:line="240" w:lineRule="auto" w:after="0"/>
              <w:jc w:val="left"/>
            </w:pPr>
            <w:r>
              <w:rPr>
                <w:rFonts w:ascii="Times New Roman" w:hAnsi="Times New Roman" w:eastAsia="Times New Roman" w:cs="Times New Roman"/>
                <w:sz w:val="22"/>
              </w:rPr>
              <w:t xml:space="preserve">Inpaint</w:t>
            </w:r>
          </w:p>
        </w:tc>
        <w:tc>
          <w:tcPr/>
          <w:p>
            <w:pPr>
              <w:pStyle w:val="Compact"/>
              <w:spacing w:line="240" w:lineRule="auto" w:after="0"/>
              <w:jc w:val="left"/>
            </w:pPr>
            <w:r>
              <w:rPr>
                <w:rFonts w:ascii="Times New Roman" w:hAnsi="Times New Roman" w:eastAsia="Times New Roman" w:cs="Times New Roman"/>
                <w:sz w:val="22"/>
              </w:rPr>
              <w:t xml:space="preserve">Giãn nở bằng phần tử cấu trúc ellipse 21 × 21, rồi làm mờ Gauss bán kính 7</w:t>
            </w:r>
          </w:p>
        </w:tc>
        <w:tc>
          <w:tcPr/>
          <w:p>
            <w:pPr>
              <w:pStyle w:val="Compact"/>
              <w:spacing w:line="240" w:lineRule="auto" w:after="0"/>
              <w:jc w:val="left"/>
            </w:pPr>
            <w:r>
              <w:rPr>
                <w:rFonts w:ascii="Times New Roman" w:hAnsi="Times New Roman" w:eastAsia="Times New Roman" w:cs="Times New Roman"/>
                <w:sz w:val="22"/>
              </w:rPr>
              <w:t xml:space="preserve">Đưa vào ComfyUI để mô hình khuếch tán có đủ diện tích vẽ</w:t>
            </w:r>
          </w:p>
        </w:tc>
      </w:tr>
    </w:tbl>
    <w:p>
      <w:pPr>
        <w:pStyle w:val="BodyText"/>
        <w:spacing w:line="360" w:lineRule="auto" w:after="0"/>
        <w:ind w:firstLine="567"/>
        <w:jc w:val="both"/>
      </w:pPr>
      <w:r>
        <w:rPr>
          <w:rFonts w:ascii="Times New Roman" w:hAnsi="Times New Roman" w:eastAsia="Times New Roman" w:cs="Times New Roman"/>
          <w:sz w:val="26"/>
        </w:rPr>
        <w:t xml:space="preserve">Lý do phải giãn nở: nếu đưa thẳng mặt nạ mảnh vào inpainting, vùng được phép vẽ quá hẹp, mô hình không đủ chỗ dựng kết cấu và thường trả về vùng gần như không đổi. Giãn nở cho mô hình không gian làm việc.</w:t>
      </w:r>
    </w:p>
    <w:p>
      <w:pPr>
        <w:pStyle w:val="BodyText"/>
        <w:spacing w:line="360" w:lineRule="auto" w:after="0"/>
        <w:ind w:firstLine="567"/>
        <w:jc w:val="both"/>
      </w:pPr>
      <w:r>
        <w:rPr>
          <w:rFonts w:ascii="Times New Roman" w:hAnsi="Times New Roman" w:eastAsia="Times New Roman" w:cs="Times New Roman"/>
          <w:sz w:val="26"/>
        </w:rPr>
        <w:t xml:space="preserve">Hệ quả kèm theo: vành đai giữa hai mặt nạ là vùng mô hình được phép vẽ nhưng không thuộc vùng chú thích. LoRA thường vẽ ở vành đai này một quầng sáng bao quanh khuyết tật, hiện tượng không có trên phim thật. Bước hậu xử lý ở mục 3.5.3 ra đời để che quầng sáng đó.</w:t>
      </w:r>
    </w:p>
    <w:p>
      <w:pPr>
        <w:pStyle w:val="CaptionedFigure"/>
        <w:jc w:val="center"/>
      </w:pPr>
      <w:r>
        <w:drawing>
          <wp:inline>
            <wp:extent cx="5918200" cy="2913575"/>
            <wp:effectExtent b="0" l="0" r="0" t="0"/>
            <wp:docPr descr="Hình 3.2: Mặt nạ chú thích (trái) và mặt nạ inpaint sau khi giãn nở (phải) của cùng một vết nứt" title="" id="48" name="Picture"/>
            <a:graphic>
              <a:graphicData uri="http://schemas.openxmlformats.org/drawingml/2006/picture">
                <pic:pic>
                  <pic:nvPicPr>
                    <pic:cNvPr descr="figures/fig-3-2-hai-duong-mask.png" id="49" name="Picture"/>
                    <pic:cNvPicPr>
                      <a:picLocks noChangeArrowheads="1" noChangeAspect="1"/>
                    </pic:cNvPicPr>
                  </pic:nvPicPr>
                  <pic:blipFill>
                    <a:blip r:embed="rId47"/>
                    <a:stretch>
                      <a:fillRect/>
                    </a:stretch>
                  </pic:blipFill>
                  <pic:spPr bwMode="auto">
                    <a:xfrm>
                      <a:off x="0" y="0"/>
                      <a:ext cx="5918200" cy="2913575"/>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3.2: Mặt nạ chú thích (trái) và mặt nạ inpaint sau khi giãn nở (phải) của cùng một vết nứt</w:t>
      </w:r>
    </w:p>
    <w:bookmarkEnd w:id="50"/>
    <w:bookmarkEnd w:id="51"/>
    <w:bookmarkStart w:id="52" w:name="tinh-chỉnh-lora-cho-từng-lớp-khuyết-tật"/>
    <w:p>
      <w:pPr>
        <w:pStyle w:val="Heading2"/>
      </w:pPr>
      <w:r>
        <w:t xml:space="preserve">3.4. Tinh chỉnh LoRA cho từng lớp khuyết tật</w:t>
      </w:r>
    </w:p>
    <w:p>
      <w:pPr>
        <w:pStyle w:val="FirstParagraph"/>
        <w:spacing w:line="360" w:lineRule="auto" w:after="0"/>
        <w:ind w:firstLine="567"/>
        <w:jc w:val="both"/>
      </w:pPr>
      <w:r>
        <w:rPr>
          <w:rFonts w:ascii="Times New Roman" w:hAnsi="Times New Roman" w:eastAsia="Times New Roman" w:cs="Times New Roman"/>
          <w:sz w:val="26"/>
        </w:rPr>
        <w:t xml:space="preserve">Mỗi lớp khuyết tật có một mô hình LoRA riêng thay vì dùng chung một mô hình đa lớp. Lý do: các lớp khác nhau về hình thái tới mức một mô hình chung phải học đồng thời nhiều phong cách mâu thuẫn, dễ sinh ra ảnh lai giữa hai lớp và làm nhãn sai.</w:t>
      </w:r>
    </w:p>
    <w:p>
      <w:pPr>
        <w:pStyle w:val="BodyText"/>
        <w:spacing w:line="240" w:lineRule="auto"/>
        <w:jc w:val="left"/>
      </w:pPr>
      <w:r>
        <w:rPr>
          <w:bCs/>
          <w:rFonts w:ascii="Times New Roman" w:hAnsi="Times New Roman" w:eastAsia="Times New Roman" w:cs="Times New Roman"/>
          <w:b/>
          <w:sz w:val="24"/>
        </w:rPr>
        <w:t xml:space="preserve">Bảng 3.5: Siêu tham số huấn luyện LoRA</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Tham số</w:t>
            </w:r>
          </w:p>
        </w:tc>
        <w:tc>
          <w:tcPr/>
          <w:p>
            <w:pPr>
              <w:pStyle w:val="Compact"/>
              <w:spacing w:line="240" w:lineRule="auto" w:after="0"/>
              <w:jc w:val="left"/>
            </w:pPr>
            <w:r>
              <w:rPr>
                <w:rFonts w:ascii="Times New Roman" w:hAnsi="Times New Roman" w:eastAsia="Times New Roman" w:cs="Times New Roman"/>
                <w:sz w:val="22"/>
              </w:rPr>
              <w:t xml:space="preserve">Giá trị</w:t>
            </w:r>
          </w:p>
        </w:tc>
        <w:tc>
          <w:tcPr/>
          <w:p>
            <w:pPr>
              <w:pStyle w:val="Compact"/>
              <w:spacing w:line="240" w:lineRule="auto" w:after="0"/>
              <w:jc w:val="left"/>
            </w:pPr>
            <w:r>
              <w:rPr>
                <w:rFonts w:ascii="Times New Roman" w:hAnsi="Times New Roman" w:eastAsia="Times New Roman" w:cs="Times New Roman"/>
                <w:sz w:val="22"/>
              </w:rPr>
              <w:t xml:space="preserve">Lý do chọn</w:t>
            </w:r>
          </w:p>
        </w:tc>
      </w:tr>
      <w:tr>
        <w:tc>
          <w:tcPr/>
          <w:p>
            <w:pPr>
              <w:pStyle w:val="Compact"/>
              <w:spacing w:line="240" w:lineRule="auto" w:after="0"/>
              <w:jc w:val="left"/>
            </w:pPr>
            <w:r>
              <w:rPr>
                <w:rFonts w:ascii="Times New Roman" w:hAnsi="Times New Roman" w:eastAsia="Times New Roman" w:cs="Times New Roman"/>
                <w:sz w:val="22"/>
              </w:rPr>
              <w:t xml:space="preserve">Mô hình nền</w:t>
            </w:r>
          </w:p>
        </w:tc>
        <w:tc>
          <w:tcPr/>
          <w:p>
            <w:pPr>
              <w:pStyle w:val="Compact"/>
              <w:spacing w:line="240" w:lineRule="auto" w:after="0"/>
              <w:jc w:val="left"/>
            </w:pPr>
            <w:r>
              <w:rPr>
                <w:rFonts w:ascii="Times New Roman" w:hAnsi="Times New Roman" w:eastAsia="Times New Roman" w:cs="Times New Roman"/>
                <w:sz w:val="22"/>
              </w:rPr>
              <w:t xml:space="preserve">Stable Diffusion 1.5</w:t>
            </w:r>
          </w:p>
        </w:tc>
        <w:tc>
          <w:tcPr/>
          <w:p>
            <w:pPr>
              <w:pStyle w:val="Compact"/>
              <w:spacing w:line="240" w:lineRule="auto" w:after="0"/>
              <w:jc w:val="left"/>
            </w:pPr>
            <w:r>
              <w:rPr>
                <w:rFonts w:ascii="Times New Roman" w:hAnsi="Times New Roman" w:eastAsia="Times New Roman" w:cs="Times New Roman"/>
                <w:sz w:val="22"/>
              </w:rPr>
              <w:t xml:space="preserve">Cân bằng chất lượng và chi phí; hệ sinh thái ControlNet đầy đủ</w:t>
            </w:r>
          </w:p>
        </w:tc>
      </w:tr>
      <w:tr>
        <w:tc>
          <w:tcPr/>
          <w:p>
            <w:pPr>
              <w:pStyle w:val="Compact"/>
              <w:spacing w:line="240" w:lineRule="auto" w:after="0"/>
              <w:jc w:val="left"/>
            </w:pPr>
            <w:r>
              <w:rPr>
                <w:rFonts w:ascii="Times New Roman" w:hAnsi="Times New Roman" w:eastAsia="Times New Roman" w:cs="Times New Roman"/>
                <w:sz w:val="22"/>
              </w:rPr>
              <w:t xml:space="preserve">Hạng r</w:t>
            </w:r>
          </w:p>
        </w:tc>
        <w:tc>
          <w:tcPr/>
          <w:p>
            <w:pPr>
              <w:pStyle w:val="Compact"/>
              <w:spacing w:line="240" w:lineRule="auto" w:after="0"/>
              <w:jc w:val="left"/>
            </w:pPr>
            <w:r>
              <w:rPr>
                <w:rFonts w:ascii="Times New Roman" w:hAnsi="Times New Roman" w:eastAsia="Times New Roman" w:cs="Times New Roman"/>
                <w:sz w:val="22"/>
              </w:rPr>
              <w:t xml:space="preserve">32</w:t>
            </w:r>
          </w:p>
        </w:tc>
        <w:tc>
          <w:tcPr/>
          <w:p>
            <w:pPr>
              <w:pStyle w:val="Compact"/>
              <w:spacing w:line="240" w:lineRule="auto" w:after="0"/>
              <w:jc w:val="left"/>
            </w:pPr>
            <w:r>
              <w:rPr>
                <w:rFonts w:ascii="Times New Roman" w:hAnsi="Times New Roman" w:eastAsia="Times New Roman" w:cs="Times New Roman"/>
                <w:sz w:val="22"/>
              </w:rPr>
              <w:t xml:space="preserve">Đủ dung lượng biểu diễn cho kết cấu phim, vẫn giữ tệp ở mức 37 MB</w:t>
            </w:r>
          </w:p>
        </w:tc>
      </w:tr>
      <w:tr>
        <w:tc>
          <w:tcPr/>
          <w:p>
            <w:pPr>
              <w:pStyle w:val="Compact"/>
              <w:spacing w:line="240" w:lineRule="auto" w:after="0"/>
              <w:jc w:val="left"/>
            </w:pPr>
            <w:r>
              <w:rPr>
                <w:rFonts w:ascii="Times New Roman" w:hAnsi="Times New Roman" w:eastAsia="Times New Roman" w:cs="Times New Roman"/>
                <w:sz w:val="22"/>
              </w:rPr>
              <w:t xml:space="preserve">Alpha</w:t>
            </w:r>
          </w:p>
        </w:tc>
        <w:tc>
          <w:tcPr/>
          <w:p>
            <w:pPr>
              <w:pStyle w:val="Compact"/>
              <w:spacing w:line="240" w:lineRule="auto" w:after="0"/>
              <w:jc w:val="left"/>
            </w:pPr>
            <w:r>
              <w:rPr>
                <w:rFonts w:ascii="Times New Roman" w:hAnsi="Times New Roman" w:eastAsia="Times New Roman" w:cs="Times New Roman"/>
                <w:sz w:val="22"/>
              </w:rPr>
              <w:t xml:space="preserve">16</w:t>
            </w:r>
          </w:p>
        </w:tc>
        <w:tc>
          <w:tcPr/>
          <w:p>
            <w:pPr>
              <w:pStyle w:val="Compact"/>
              <w:spacing w:line="240" w:lineRule="auto" w:after="0"/>
              <w:jc w:val="left"/>
            </w:pPr>
            <w:r>
              <w:rPr>
                <w:rFonts w:ascii="Times New Roman" w:hAnsi="Times New Roman" w:eastAsia="Times New Roman" w:cs="Times New Roman"/>
                <w:sz w:val="22"/>
              </w:rPr>
              <w:t xml:space="preserve">Hệ số tỷ lệ 0,5, giảm nguy cơ LoRA lấn át mô hình nền</w:t>
            </w:r>
          </w:p>
        </w:tc>
      </w:tr>
      <w:tr>
        <w:tc>
          <w:tcPr/>
          <w:p>
            <w:pPr>
              <w:pStyle w:val="Compact"/>
              <w:spacing w:line="240" w:lineRule="auto" w:after="0"/>
              <w:jc w:val="left"/>
            </w:pPr>
            <w:r>
              <w:rPr>
                <w:rFonts w:ascii="Times New Roman" w:hAnsi="Times New Roman" w:eastAsia="Times New Roman" w:cs="Times New Roman"/>
                <w:sz w:val="22"/>
              </w:rPr>
              <w:t xml:space="preserve">Bộ tối ưu</w:t>
            </w:r>
          </w:p>
        </w:tc>
        <w:tc>
          <w:tcPr/>
          <w:p>
            <w:pPr>
              <w:pStyle w:val="Compact"/>
              <w:spacing w:line="240" w:lineRule="auto" w:after="0"/>
              <w:jc w:val="left"/>
            </w:pPr>
            <w:r>
              <w:rPr>
                <w:rFonts w:ascii="Times New Roman" w:hAnsi="Times New Roman" w:eastAsia="Times New Roman" w:cs="Times New Roman"/>
                <w:sz w:val="22"/>
              </w:rPr>
              <w:t xml:space="preserve">AdamW8bit</w:t>
            </w:r>
          </w:p>
        </w:tc>
        <w:tc>
          <w:tcPr/>
          <w:p>
            <w:pPr>
              <w:pStyle w:val="Compact"/>
              <w:spacing w:line="240" w:lineRule="auto" w:after="0"/>
              <w:jc w:val="left"/>
            </w:pPr>
            <w:r>
              <w:rPr>
                <w:rFonts w:ascii="Times New Roman" w:hAnsi="Times New Roman" w:eastAsia="Times New Roman" w:cs="Times New Roman"/>
                <w:sz w:val="22"/>
              </w:rPr>
              <w:t xml:space="preserve">Tiết kiệm bộ nhớ, cho phép kích thước lô 4 trên 24 GB VRAM</w:t>
            </w:r>
          </w:p>
        </w:tc>
      </w:tr>
      <w:tr>
        <w:tc>
          <w:tcPr/>
          <w:p>
            <w:pPr>
              <w:pStyle w:val="Compact"/>
              <w:spacing w:line="240" w:lineRule="auto" w:after="0"/>
              <w:jc w:val="left"/>
            </w:pPr>
            <w:r>
              <w:rPr>
                <w:rFonts w:ascii="Times New Roman" w:hAnsi="Times New Roman" w:eastAsia="Times New Roman" w:cs="Times New Roman"/>
                <w:sz w:val="22"/>
              </w:rPr>
              <w:t xml:space="preserve">Tốc độ học</w:t>
            </w:r>
          </w:p>
        </w:tc>
        <w:tc>
          <w:tcPr/>
          <w:p>
            <w:pPr>
              <w:pStyle w:val="Compact"/>
              <w:spacing w:line="240" w:lineRule="auto" w:after="0"/>
              <w:jc w:val="left"/>
            </w:pPr>
            <w:r>
              <w:rPr>
                <w:rFonts w:ascii="Times New Roman" w:hAnsi="Times New Roman" w:eastAsia="Times New Roman" w:cs="Times New Roman"/>
                <w:sz w:val="22"/>
              </w:rPr>
              <w:t xml:space="preserve">1e-4</w:t>
            </w:r>
          </w:p>
        </w:tc>
        <w:tc>
          <w:tcPr/>
          <w:p>
            <w:pPr>
              <w:pStyle w:val="Compact"/>
              <w:spacing w:line="240" w:lineRule="auto" w:after="0"/>
              <w:jc w:val="left"/>
            </w:pPr>
            <w:r>
              <w:rPr>
                <w:rFonts w:ascii="Times New Roman" w:hAnsi="Times New Roman" w:eastAsia="Times New Roman" w:cs="Times New Roman"/>
                <w:sz w:val="22"/>
              </w:rPr>
              <w:t xml:space="preserve">Giá trị chuẩn cho LoRA hạng trung</w:t>
            </w:r>
          </w:p>
        </w:tc>
      </w:tr>
      <w:tr>
        <w:tc>
          <w:tcPr/>
          <w:p>
            <w:pPr>
              <w:pStyle w:val="Compact"/>
              <w:spacing w:line="240" w:lineRule="auto" w:after="0"/>
              <w:jc w:val="left"/>
            </w:pPr>
            <w:r>
              <w:rPr>
                <w:rFonts w:ascii="Times New Roman" w:hAnsi="Times New Roman" w:eastAsia="Times New Roman" w:cs="Times New Roman"/>
                <w:sz w:val="22"/>
              </w:rPr>
              <w:t xml:space="preserve">Số epoch</w:t>
            </w:r>
          </w:p>
        </w:tc>
        <w:tc>
          <w:tcPr/>
          <w:p>
            <w:pPr>
              <w:pStyle w:val="Compact"/>
              <w:spacing w:line="240" w:lineRule="auto" w:after="0"/>
              <w:jc w:val="left"/>
            </w:pPr>
            <w:r>
              <w:rPr>
                <w:rFonts w:ascii="Times New Roman" w:hAnsi="Times New Roman" w:eastAsia="Times New Roman" w:cs="Times New Roman"/>
                <w:sz w:val="22"/>
              </w:rPr>
              <w:t xml:space="preserve">10</w:t>
            </w:r>
          </w:p>
        </w:tc>
        <w:tc>
          <w:tcPr/>
          <w:p>
            <w:pPr>
              <w:pStyle w:val="Compact"/>
              <w:spacing w:line="240" w:lineRule="auto" w:after="0"/>
              <w:jc w:val="left"/>
            </w:pPr>
            <w:r>
              <w:rPr>
                <w:rFonts w:ascii="Times New Roman" w:hAnsi="Times New Roman" w:eastAsia="Times New Roman" w:cs="Times New Roman"/>
                <w:sz w:val="22"/>
              </w:rPr>
              <w:t xml:space="preserve">Đủ hội tụ trên vài trăm ảnh, chưa tới ngưỡng quá khớp rõ rệt</w:t>
            </w:r>
          </w:p>
        </w:tc>
      </w:tr>
      <w:tr>
        <w:tc>
          <w:tcPr/>
          <w:p>
            <w:pPr>
              <w:pStyle w:val="Compact"/>
              <w:spacing w:line="240" w:lineRule="auto" w:after="0"/>
              <w:jc w:val="left"/>
            </w:pPr>
            <w:r>
              <w:rPr>
                <w:rFonts w:ascii="Times New Roman" w:hAnsi="Times New Roman" w:eastAsia="Times New Roman" w:cs="Times New Roman"/>
                <w:sz w:val="22"/>
              </w:rPr>
              <w:t xml:space="preserve">Kích thước lô</w:t>
            </w:r>
          </w:p>
        </w:tc>
        <w:tc>
          <w:tcPr/>
          <w:p>
            <w:pPr>
              <w:pStyle w:val="Compact"/>
              <w:spacing w:line="240" w:lineRule="auto" w:after="0"/>
              <w:jc w:val="left"/>
            </w:pPr>
            <w:r>
              <w:rPr>
                <w:rFonts w:ascii="Times New Roman" w:hAnsi="Times New Roman" w:eastAsia="Times New Roman" w:cs="Times New Roman"/>
                <w:sz w:val="22"/>
              </w:rPr>
              <w:t xml:space="preserve">4</w:t>
            </w:r>
          </w:p>
        </w:tc>
        <w:tc>
          <w:tcPr/>
          <w:p>
            <w:pPr>
              <w:pStyle w:val="Compact"/>
              <w:spacing w:line="240" w:lineRule="auto" w:after="0"/>
              <w:jc w:val="left"/>
            </w:pPr>
            <w:r>
              <w:rPr>
                <w:rFonts w:ascii="Times New Roman" w:hAnsi="Times New Roman" w:eastAsia="Times New Roman" w:cs="Times New Roman"/>
                <w:sz w:val="22"/>
              </w:rPr>
              <w:t xml:space="preserve">Giới hạn bởi VRAM</w:t>
            </w:r>
          </w:p>
        </w:tc>
      </w:tr>
      <w:tr>
        <w:tc>
          <w:tcPr/>
          <w:p>
            <w:pPr>
              <w:pStyle w:val="Compact"/>
              <w:spacing w:line="240" w:lineRule="auto" w:after="0"/>
              <w:jc w:val="left"/>
            </w:pPr>
            <w:r>
              <w:rPr>
                <w:rFonts w:ascii="Times New Roman" w:hAnsi="Times New Roman" w:eastAsia="Times New Roman" w:cs="Times New Roman"/>
                <w:sz w:val="22"/>
              </w:rPr>
              <w:t xml:space="preserve">Thời gian huấn luyện</w:t>
            </w:r>
          </w:p>
        </w:tc>
        <w:tc>
          <w:tcPr/>
          <w:p>
            <w:pPr>
              <w:pStyle w:val="Compact"/>
              <w:spacing w:line="240" w:lineRule="auto" w:after="0"/>
              <w:jc w:val="left"/>
            </w:pPr>
            <w:r>
              <w:rPr>
                <w:rFonts w:ascii="Times New Roman" w:hAnsi="Times New Roman" w:eastAsia="Times New Roman" w:cs="Times New Roman"/>
                <w:sz w:val="22"/>
              </w:rPr>
              <w:t xml:space="preserve">Khoảng 2,5 giờ mỗi lớp</w:t>
            </w:r>
          </w:p>
        </w:tc>
        <w:tc>
          <w:tcPr/>
          <w:p>
            <w:pPr>
              <w:pStyle w:val="Compact"/>
              <w:spacing w:line="240" w:lineRule="auto" w:after="0"/>
              <w:jc w:val="left"/>
            </w:pPr>
            <w:r>
              <w:rPr>
                <w:rFonts w:ascii="Times New Roman" w:hAnsi="Times New Roman" w:eastAsia="Times New Roman" w:cs="Times New Roman"/>
                <w:sz w:val="22"/>
              </w:rPr>
              <w:t xml:space="preserve">Đo trên RTX 3090</w:t>
            </w:r>
          </w:p>
        </w:tc>
      </w:tr>
      <w:tr>
        <w:tc>
          <w:tcPr/>
          <w:p>
            <w:pPr>
              <w:pStyle w:val="Compact"/>
              <w:spacing w:line="240" w:lineRule="auto" w:after="0"/>
              <w:jc w:val="left"/>
            </w:pPr>
            <w:r>
              <w:rPr>
                <w:rFonts w:ascii="Times New Roman" w:hAnsi="Times New Roman" w:eastAsia="Times New Roman" w:cs="Times New Roman"/>
                <w:sz w:val="22"/>
              </w:rPr>
              <w:t xml:space="preserve">Dung lượng mô hình</w:t>
            </w:r>
          </w:p>
        </w:tc>
        <w:tc>
          <w:tcPr/>
          <w:p>
            <w:pPr>
              <w:pStyle w:val="Compact"/>
              <w:spacing w:line="240" w:lineRule="auto" w:after="0"/>
              <w:jc w:val="left"/>
            </w:pPr>
            <w:r>
              <w:rPr>
                <w:rFonts w:ascii="Times New Roman" w:hAnsi="Times New Roman" w:eastAsia="Times New Roman" w:cs="Times New Roman"/>
                <w:sz w:val="22"/>
              </w:rPr>
              <w:t xml:space="preserve">Khoảng 37 MB mỗi lớp</w:t>
            </w:r>
          </w:p>
        </w:tc>
        <w:tc>
          <w:tcPr/>
          <w:p>
            <w:pPr>
              <w:pStyle w:val="Compact"/>
              <w:spacing w:line="240" w:lineRule="auto" w:after="0"/>
              <w:jc w:val="left"/>
            </w:pPr>
            <w:r>
              <w:rPr>
                <w:rFonts w:ascii="Times New Roman" w:hAnsi="Times New Roman" w:eastAsia="Times New Roman" w:cs="Times New Roman"/>
                <w:sz w:val="22"/>
              </w:rPr>
              <w:t xml:space="preserve">Tổng mười hai lớp khoảng 444 MB</w:t>
            </w:r>
          </w:p>
        </w:tc>
      </w:tr>
    </w:tbl>
    <w:p>
      <w:pPr>
        <w:pStyle w:val="BodyText"/>
        <w:spacing w:line="360" w:lineRule="auto" w:after="0"/>
        <w:ind w:firstLine="567"/>
        <w:jc w:val="both"/>
      </w:pPr>
      <w:del w:id="1031" w:author="AI Reviewer" w:date="2026-09-24T09:18:14Z">
        <w:r>
          <w:rPr>
            <w:rFonts w:ascii="Times New Roman" w:hAnsi="Times New Roman" w:eastAsia="Times New Roman" w:cs="Times New Roman"/>
            <w:sz w:val="26"/>
          </w:rPr>
          <w:delText xml:space="preserve">Cấu hình huấn luyện được sinh tự động thành tệp TOML cho kohya-ss</w:delText>
        </w:r>
      </w:del>
      <w:ins w:id="1032" w:author="AI Reviewer" w:date="2026-09-24T09:18:14Z">
        <w:r>
          <w:rPr>
            <w:rFonts w:ascii="Times New Roman" w:hAnsi="Times New Roman" w:eastAsia="Times New Roman" w:cs="Times New Roman"/>
            <w:sz w:val="26"/>
          </w:rPr>
          <w:t xml:space="preserve">Hệ thống sinh tự động cấu hình huấn luyện thành tệp TOML cho kohya-ss</w:t>
        </w:r>
      </w:ins>
      <w:r>
        <w:rPr>
          <w:rFonts w:ascii="Times New Roman" w:hAnsi="Times New Roman" w:eastAsia="Times New Roman" w:cs="Times New Roman"/>
          <w:sz w:val="26"/>
        </w:rPr>
        <w:t xml:space="preserve">, mỗi lớp một tệp, để loại bỏ sai lệch do chỉnh tay. Một kịch bản điều phối chạy tuần tự toàn bộ các lớp.</w:t>
      </w:r>
    </w:p>
    <w:p>
      <w:pPr>
        <w:pStyle w:val="BodyText"/>
        <w:spacing w:line="360" w:lineRule="auto" w:after="0"/>
        <w:ind w:firstLine="567"/>
        <w:jc w:val="both"/>
      </w:pPr>
      <w:r>
        <w:rPr>
          <w:rFonts w:ascii="Times New Roman" w:hAnsi="Times New Roman" w:eastAsia="Times New Roman" w:cs="Times New Roman"/>
          <w:sz w:val="26"/>
        </w:rPr>
        <w:t xml:space="preserve">Ngoài mười hai mô hình chính, đồ án còn huấn luyện các biến thể hậu tố</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_riawelc_</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_medxray_</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_absreal_</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phục vụ thực nghiệm so sánh mô hình nền ở mục 3.9, nâng tổng số mô hình LoRA đã huấn luyện lên 25.</w:t>
      </w:r>
    </w:p>
    <w:bookmarkEnd w:id="52"/>
    <w:bookmarkStart w:id="59" w:name="X3fd39134b725b2083f0738002250b0902a38186"/>
    <w:p>
      <w:pPr>
        <w:pStyle w:val="Heading2"/>
      </w:pPr>
      <w:r>
        <w:t xml:space="preserve">3.5. Quy trình ComfyUI và điều phối sinh ảnh hàng loạt</w:t>
      </w:r>
    </w:p>
    <w:bookmarkStart w:id="53" w:name="đồ-thị-nút-của-quy-trình"/>
    <w:p>
      <w:pPr>
        <w:pStyle w:val="Heading3"/>
      </w:pPr>
      <w:r>
        <w:t xml:space="preserve">3.5.1. Đồ thị nút của quy trình</w:t>
      </w:r>
    </w:p>
    <w:p>
      <w:pPr>
        <w:pStyle w:val="FirstParagraph"/>
        <w:spacing w:line="360" w:lineRule="auto" w:after="0"/>
        <w:ind w:firstLine="567"/>
        <w:jc w:val="both"/>
      </w:pPr>
      <w:r>
        <w:rPr>
          <w:rFonts w:ascii="Times New Roman" w:hAnsi="Times New Roman" w:eastAsia="Times New Roman" w:cs="Times New Roman"/>
          <w:sz w:val="26"/>
        </w:rPr>
        <w:t xml:space="preserve">Quy trình sinh ảnh được mô tả bằng một đồ thị nút dạng JSON, nạp vào ComfyUI qua REST API. Bộ điều phối vá các trường của JSON này theo từng công việc: tên tệp LoRA, lời nhắc thuận và nghịch, hạt giống, tên tệp ảnh nền và mặt nạ đã tải lên.</w:t>
      </w:r>
    </w:p>
    <w:p>
      <w:pPr>
        <w:pStyle w:val="BodyText"/>
        <w:spacing w:line="240" w:lineRule="auto"/>
        <w:jc w:val="left"/>
      </w:pPr>
      <w:r>
        <w:rPr>
          <w:bCs/>
          <w:rFonts w:ascii="Times New Roman" w:hAnsi="Times New Roman" w:eastAsia="Times New Roman" w:cs="Times New Roman"/>
          <w:b/>
          <w:sz w:val="24"/>
        </w:rPr>
        <w:t xml:space="preserve">Bảng 3.6: Các nút chính của quy trình ComfyUI và tham số</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Nút</w:t>
            </w:r>
          </w:p>
        </w:tc>
        <w:tc>
          <w:tcPr/>
          <w:p>
            <w:pPr>
              <w:pStyle w:val="Compact"/>
              <w:spacing w:line="240" w:lineRule="auto" w:after="0"/>
              <w:jc w:val="left"/>
            </w:pPr>
            <w:r>
              <w:rPr>
                <w:rFonts w:ascii="Times New Roman" w:hAnsi="Times New Roman" w:eastAsia="Times New Roman" w:cs="Times New Roman"/>
                <w:sz w:val="22"/>
              </w:rPr>
              <w:t xml:space="preserve">Vai trò</w:t>
            </w:r>
          </w:p>
        </w:tc>
        <w:tc>
          <w:tcPr/>
          <w:p>
            <w:pPr>
              <w:pStyle w:val="Compact"/>
              <w:spacing w:line="240" w:lineRule="auto" w:after="0"/>
              <w:jc w:val="left"/>
            </w:pPr>
            <w:r>
              <w:rPr>
                <w:rFonts w:ascii="Times New Roman" w:hAnsi="Times New Roman" w:eastAsia="Times New Roman" w:cs="Times New Roman"/>
                <w:sz w:val="22"/>
              </w:rPr>
              <w:t xml:space="preserve">Tham số</w:t>
            </w:r>
          </w:p>
        </w:tc>
      </w:tr>
      <w:tr>
        <w:tc>
          <w:tcPr/>
          <w:p>
            <w:pPr>
              <w:pStyle w:val="Compact"/>
              <w:spacing w:line="240" w:lineRule="auto" w:after="0"/>
              <w:jc w:val="left"/>
            </w:pPr>
            <w:r>
              <w:rPr>
                <w:rFonts w:ascii="Times New Roman" w:hAnsi="Times New Roman" w:eastAsia="Times New Roman" w:cs="Times New Roman"/>
                <w:sz w:val="22"/>
              </w:rPr>
              <w:t xml:space="preserve">CheckpointLoaderSimple</w:t>
            </w:r>
          </w:p>
        </w:tc>
        <w:tc>
          <w:tcPr/>
          <w:p>
            <w:pPr>
              <w:pStyle w:val="Compact"/>
              <w:spacing w:line="240" w:lineRule="auto" w:after="0"/>
              <w:jc w:val="left"/>
            </w:pPr>
            <w:r>
              <w:rPr>
                <w:rFonts w:ascii="Times New Roman" w:hAnsi="Times New Roman" w:eastAsia="Times New Roman" w:cs="Times New Roman"/>
                <w:sz w:val="22"/>
              </w:rPr>
              <w:t xml:space="preserve">Nạp mô hình nền</w:t>
            </w:r>
          </w:p>
        </w:tc>
        <w:tc>
          <w:tcPr/>
          <w:p>
            <w:pPr>
              <w:pStyle w:val="Compact"/>
              <w:spacing w:line="240" w:lineRule="auto" w:after="0"/>
              <w:jc w:val="left"/>
            </w:pPr>
            <w:r>
              <w:rPr>
                <w:rFonts w:ascii="Times New Roman" w:hAnsi="Times New Roman" w:eastAsia="Times New Roman" w:cs="Times New Roman"/>
                <w:sz w:val="22"/>
              </w:rPr>
              <w:t xml:space="preserve">sd-v1-5-pruned-emaonly</w:t>
            </w:r>
          </w:p>
        </w:tc>
      </w:tr>
      <w:tr>
        <w:tc>
          <w:tcPr/>
          <w:p>
            <w:pPr>
              <w:pStyle w:val="Compact"/>
              <w:spacing w:line="240" w:lineRule="auto" w:after="0"/>
              <w:jc w:val="left"/>
            </w:pPr>
            <w:r>
              <w:rPr>
                <w:rFonts w:ascii="Times New Roman" w:hAnsi="Times New Roman" w:eastAsia="Times New Roman" w:cs="Times New Roman"/>
                <w:sz w:val="22"/>
              </w:rPr>
              <w:t xml:space="preserve">LoraLoader</w:t>
            </w:r>
          </w:p>
        </w:tc>
        <w:tc>
          <w:tcPr/>
          <w:p>
            <w:pPr>
              <w:pStyle w:val="Compact"/>
              <w:spacing w:line="240" w:lineRule="auto" w:after="0"/>
              <w:jc w:val="left"/>
            </w:pPr>
            <w:r>
              <w:rPr>
                <w:rFonts w:ascii="Times New Roman" w:hAnsi="Times New Roman" w:eastAsia="Times New Roman" w:cs="Times New Roman"/>
                <w:sz w:val="22"/>
              </w:rPr>
              <w:t xml:space="preserve">Nạp LoRA theo lớp</w:t>
            </w:r>
          </w:p>
        </w:tc>
        <w:tc>
          <w:tcPr/>
          <w:p>
            <w:pPr>
              <w:pStyle w:val="Compact"/>
              <w:spacing w:line="240" w:lineRule="auto" w:after="0"/>
              <w:jc w:val="left"/>
            </w:pPr>
            <w:r>
              <w:rPr>
                <w:rFonts w:ascii="Times New Roman" w:hAnsi="Times New Roman" w:eastAsia="Times New Roman" w:cs="Times New Roman"/>
                <w:sz w:val="22"/>
              </w:rPr>
              <w:t xml:space="preserve">Độ mạnh 0,7 tới 1,0 tuỳ lớp</w:t>
            </w:r>
          </w:p>
        </w:tc>
      </w:tr>
      <w:tr>
        <w:tc>
          <w:tcPr/>
          <w:p>
            <w:pPr>
              <w:pStyle w:val="Compact"/>
              <w:spacing w:line="240" w:lineRule="auto" w:after="0"/>
              <w:jc w:val="left"/>
            </w:pPr>
            <w:r>
              <w:rPr>
                <w:rFonts w:ascii="Times New Roman" w:hAnsi="Times New Roman" w:eastAsia="Times New Roman" w:cs="Times New Roman"/>
                <w:sz w:val="22"/>
              </w:rPr>
              <w:t xml:space="preserve">CLIPTextEncode thuận</w:t>
            </w:r>
          </w:p>
        </w:tc>
        <w:tc>
          <w:tcPr/>
          <w:p>
            <w:pPr>
              <w:pStyle w:val="Compact"/>
              <w:spacing w:line="240" w:lineRule="auto" w:after="0"/>
              <w:jc w:val="left"/>
            </w:pPr>
            <w:r>
              <w:rPr>
                <w:rFonts w:ascii="Times New Roman" w:hAnsi="Times New Roman" w:eastAsia="Times New Roman" w:cs="Times New Roman"/>
                <w:sz w:val="22"/>
              </w:rPr>
              <w:t xml:space="preserve">Mã hoá lời nhắc mô tả khuyết tật</w:t>
            </w:r>
          </w:p>
        </w:tc>
        <w:tc>
          <w:tcPr/>
          <w:p>
            <w:pPr>
              <w:pStyle w:val="Compact"/>
              <w:spacing w:line="240" w:lineRule="auto" w:after="0"/>
              <w:jc w:val="left"/>
            </w:pPr>
            <w:r>
              <w:rPr>
                <w:rFonts w:ascii="Times New Roman" w:hAnsi="Times New Roman" w:eastAsia="Times New Roman" w:cs="Times New Roman"/>
                <w:sz w:val="22"/>
              </w:rPr>
              <w:t xml:space="preserve">Mẫu theo lớp trong tệp YAML</w:t>
            </w:r>
          </w:p>
        </w:tc>
      </w:tr>
      <w:tr>
        <w:tc>
          <w:tcPr/>
          <w:p>
            <w:pPr>
              <w:pStyle w:val="Compact"/>
              <w:spacing w:line="240" w:lineRule="auto" w:after="0"/>
              <w:jc w:val="left"/>
            </w:pPr>
            <w:r>
              <w:rPr>
                <w:rFonts w:ascii="Times New Roman" w:hAnsi="Times New Roman" w:eastAsia="Times New Roman" w:cs="Times New Roman"/>
                <w:sz w:val="22"/>
              </w:rPr>
              <w:t xml:space="preserve">CLIPTextEncode nghịch</w:t>
            </w:r>
          </w:p>
        </w:tc>
        <w:tc>
          <w:tcPr/>
          <w:p>
            <w:pPr>
              <w:pStyle w:val="Compact"/>
              <w:spacing w:line="240" w:lineRule="auto" w:after="0"/>
              <w:jc w:val="left"/>
            </w:pPr>
            <w:r>
              <w:rPr>
                <w:rFonts w:ascii="Times New Roman" w:hAnsi="Times New Roman" w:eastAsia="Times New Roman" w:cs="Times New Roman"/>
                <w:sz w:val="22"/>
              </w:rPr>
              <w:t xml:space="preserve">Mã hoá lời nhắc loại trừ</w:t>
            </w:r>
          </w:p>
        </w:tc>
        <w:tc>
          <w:tcPr/>
          <w:p>
            <w:pPr>
              <w:pStyle w:val="Compact"/>
              <w:spacing w:line="240" w:lineRule="auto" w:after="0"/>
              <w:jc w:val="left"/>
            </w:pPr>
            <w:r>
              <w:rPr>
                <w:rFonts w:ascii="Times New Roman" w:hAnsi="Times New Roman" w:eastAsia="Times New Roman" w:cs="Times New Roman"/>
                <w:sz w:val="22"/>
              </w:rPr>
              <w:t xml:space="preserve">Mẫu riêng theo lớp</w:t>
            </w:r>
          </w:p>
        </w:tc>
      </w:tr>
      <w:tr>
        <w:tc>
          <w:tcPr/>
          <w:p>
            <w:pPr>
              <w:pStyle w:val="Compact"/>
              <w:spacing w:line="240" w:lineRule="auto" w:after="0"/>
              <w:jc w:val="left"/>
            </w:pPr>
            <w:r>
              <w:rPr>
                <w:rFonts w:ascii="Times New Roman" w:hAnsi="Times New Roman" w:eastAsia="Times New Roman" w:cs="Times New Roman"/>
                <w:sz w:val="22"/>
              </w:rPr>
              <w:t xml:space="preserve">LoadImage nền</w:t>
            </w:r>
          </w:p>
        </w:tc>
        <w:tc>
          <w:tcPr/>
          <w:p>
            <w:pPr>
              <w:pStyle w:val="Compact"/>
              <w:spacing w:line="240" w:lineRule="auto" w:after="0"/>
              <w:jc w:val="left"/>
            </w:pPr>
            <w:r>
              <w:rPr>
                <w:rFonts w:ascii="Times New Roman" w:hAnsi="Times New Roman" w:eastAsia="Times New Roman" w:cs="Times New Roman"/>
                <w:sz w:val="22"/>
              </w:rPr>
              <w:t xml:space="preserve">Nạp patch nền sạch</w:t>
            </w:r>
          </w:p>
        </w:tc>
        <w:tc>
          <w:tcPr/>
          <w:p>
            <w:pPr>
              <w:pStyle w:val="Compact"/>
              <w:spacing w:line="240" w:lineRule="auto" w:after="0"/>
              <w:jc w:val="left"/>
            </w:pPr>
            <w:r>
              <w:rPr>
                <w:rFonts w:ascii="Times New Roman" w:hAnsi="Times New Roman" w:eastAsia="Times New Roman" w:cs="Times New Roman"/>
                <w:sz w:val="22"/>
              </w:rPr>
              <w:t xml:space="preserve">Ảnh đã tải lên qua API</w:t>
            </w:r>
          </w:p>
        </w:tc>
      </w:tr>
      <w:tr>
        <w:tc>
          <w:tcPr/>
          <w:p>
            <w:pPr>
              <w:pStyle w:val="Compact"/>
              <w:spacing w:line="240" w:lineRule="auto" w:after="0"/>
              <w:jc w:val="left"/>
            </w:pPr>
            <w:r>
              <w:rPr>
                <w:rFonts w:ascii="Times New Roman" w:hAnsi="Times New Roman" w:eastAsia="Times New Roman" w:cs="Times New Roman"/>
                <w:sz w:val="22"/>
              </w:rPr>
              <w:t xml:space="preserve">LoadImage mặt nạ, ImageToMask</w:t>
            </w:r>
          </w:p>
        </w:tc>
        <w:tc>
          <w:tcPr/>
          <w:p>
            <w:pPr>
              <w:pStyle w:val="Compact"/>
              <w:spacing w:line="240" w:lineRule="auto" w:after="0"/>
              <w:jc w:val="left"/>
            </w:pPr>
            <w:r>
              <w:rPr>
                <w:rFonts w:ascii="Times New Roman" w:hAnsi="Times New Roman" w:eastAsia="Times New Roman" w:cs="Times New Roman"/>
                <w:sz w:val="22"/>
              </w:rPr>
              <w:t xml:space="preserve">Nạp và chuyển mặt nạ inpaint</w:t>
            </w:r>
          </w:p>
        </w:tc>
        <w:tc>
          <w:tcPr/>
          <w:p>
            <w:pPr>
              <w:pStyle w:val="Compact"/>
              <w:spacing w:line="240" w:lineRule="auto" w:after="0"/>
              <w:jc w:val="left"/>
            </w:pPr>
            <w:r>
              <w:rPr>
                <w:rFonts w:ascii="Times New Roman" w:hAnsi="Times New Roman" w:eastAsia="Times New Roman" w:cs="Times New Roman"/>
                <w:sz w:val="22"/>
              </w:rPr>
              <w:t xml:space="preserve">Lấy kênh alpha</w:t>
            </w:r>
          </w:p>
        </w:tc>
      </w:tr>
      <w:tr>
        <w:tc>
          <w:tcPr/>
          <w:p>
            <w:pPr>
              <w:pStyle w:val="Compact"/>
              <w:spacing w:line="240" w:lineRule="auto" w:after="0"/>
              <w:jc w:val="left"/>
            </w:pPr>
            <w:r>
              <w:rPr>
                <w:rFonts w:ascii="Times New Roman" w:hAnsi="Times New Roman" w:eastAsia="Times New Roman" w:cs="Times New Roman"/>
                <w:sz w:val="22"/>
              </w:rPr>
              <w:t xml:space="preserve">InpaintModelConditioning</w:t>
            </w:r>
          </w:p>
        </w:tc>
        <w:tc>
          <w:tcPr/>
          <w:p>
            <w:pPr>
              <w:pStyle w:val="Compact"/>
              <w:spacing w:line="240" w:lineRule="auto" w:after="0"/>
              <w:jc w:val="left"/>
            </w:pPr>
            <w:r>
              <w:rPr>
                <w:rFonts w:ascii="Times New Roman" w:hAnsi="Times New Roman" w:eastAsia="Times New Roman" w:cs="Times New Roman"/>
                <w:sz w:val="22"/>
              </w:rPr>
              <w:t xml:space="preserve">Dựng điều kiện inpaint</w:t>
            </w:r>
          </w:p>
        </w:tc>
        <w:tc>
          <w:tcPr/>
          <w:p>
            <w:pPr>
              <w:pStyle w:val="Compact"/>
              <w:spacing w:line="240" w:lineRule="auto" w:after="0"/>
              <w:jc w:val="left"/>
            </w:pPr>
            <w:r>
              <w:rPr>
                <w:rFonts w:ascii="Times New Roman" w:hAnsi="Times New Roman" w:eastAsia="Times New Roman" w:cs="Times New Roman"/>
                <w:sz w:val="22"/>
              </w:rPr>
              <w:t xml:space="preserve">noise_mask bật</w:t>
            </w:r>
          </w:p>
        </w:tc>
      </w:tr>
      <w:tr>
        <w:tc>
          <w:tcPr/>
          <w:p>
            <w:pPr>
              <w:pStyle w:val="Compact"/>
              <w:spacing w:line="240" w:lineRule="auto" w:after="0"/>
              <w:jc w:val="left"/>
            </w:pPr>
            <w:r>
              <w:rPr>
                <w:rFonts w:ascii="Times New Roman" w:hAnsi="Times New Roman" w:eastAsia="Times New Roman" w:cs="Times New Roman"/>
                <w:sz w:val="22"/>
              </w:rPr>
              <w:t xml:space="preserve">ControlNetApplyAdvanced</w:t>
            </w:r>
          </w:p>
        </w:tc>
        <w:tc>
          <w:tcPr/>
          <w:p>
            <w:pPr>
              <w:pStyle w:val="Compact"/>
              <w:spacing w:line="240" w:lineRule="auto" w:after="0"/>
              <w:jc w:val="left"/>
            </w:pPr>
            <w:r>
              <w:rPr>
                <w:rFonts w:ascii="Times New Roman" w:hAnsi="Times New Roman" w:eastAsia="Times New Roman" w:cs="Times New Roman"/>
                <w:sz w:val="22"/>
              </w:rPr>
              <w:t xml:space="preserve">Ép bám điều kiện không gian</w:t>
            </w:r>
          </w:p>
        </w:tc>
        <w:tc>
          <w:tcPr/>
          <w:p>
            <w:pPr>
              <w:pStyle w:val="Compact"/>
              <w:spacing w:line="240" w:lineRule="auto" w:after="0"/>
              <w:jc w:val="left"/>
            </w:pPr>
            <w:r>
              <w:rPr>
                <w:rFonts w:ascii="Times New Roman" w:hAnsi="Times New Roman" w:eastAsia="Times New Roman" w:cs="Times New Roman"/>
                <w:sz w:val="22"/>
              </w:rPr>
              <w:t xml:space="preserve">control_v11p_sd15_inpaint, độ mạnh 0,8</w:t>
            </w:r>
          </w:p>
        </w:tc>
      </w:tr>
      <w:tr>
        <w:tc>
          <w:tcPr/>
          <w:p>
            <w:pPr>
              <w:pStyle w:val="Compact"/>
              <w:spacing w:line="240" w:lineRule="auto" w:after="0"/>
              <w:jc w:val="left"/>
            </w:pPr>
            <w:r>
              <w:rPr>
                <w:rFonts w:ascii="Times New Roman" w:hAnsi="Times New Roman" w:eastAsia="Times New Roman" w:cs="Times New Roman"/>
                <w:sz w:val="22"/>
              </w:rPr>
              <w:t xml:space="preserve">KSampler</w:t>
            </w:r>
          </w:p>
        </w:tc>
        <w:tc>
          <w:tcPr/>
          <w:p>
            <w:pPr>
              <w:pStyle w:val="Compact"/>
              <w:spacing w:line="240" w:lineRule="auto" w:after="0"/>
              <w:jc w:val="left"/>
            </w:pPr>
            <w:r>
              <w:rPr>
                <w:rFonts w:ascii="Times New Roman" w:hAnsi="Times New Roman" w:eastAsia="Times New Roman" w:cs="Times New Roman"/>
                <w:sz w:val="22"/>
              </w:rPr>
              <w:t xml:space="preserve">Khử nhiễu</w:t>
            </w:r>
          </w:p>
        </w:tc>
        <w:tc>
          <w:tcPr/>
          <w:p>
            <w:pPr>
              <w:pStyle w:val="Compact"/>
              <w:spacing w:line="240" w:lineRule="auto" w:after="0"/>
              <w:jc w:val="left"/>
            </w:pPr>
            <w:r>
              <w:rPr>
                <w:rFonts w:ascii="Times New Roman" w:hAnsi="Times New Roman" w:eastAsia="Times New Roman" w:cs="Times New Roman"/>
                <w:sz w:val="22"/>
              </w:rPr>
              <w:t xml:space="preserve">euler / normal, 25 bước, CFG 9,0, denoise 0,85 tới 0,90</w:t>
            </w:r>
          </w:p>
        </w:tc>
      </w:tr>
      <w:tr>
        <w:tc>
          <w:tcPr/>
          <w:p>
            <w:pPr>
              <w:pStyle w:val="Compact"/>
              <w:spacing w:line="240" w:lineRule="auto" w:after="0"/>
              <w:jc w:val="left"/>
            </w:pPr>
            <w:r>
              <w:rPr>
                <w:rFonts w:ascii="Times New Roman" w:hAnsi="Times New Roman" w:eastAsia="Times New Roman" w:cs="Times New Roman"/>
                <w:sz w:val="22"/>
              </w:rPr>
              <w:t xml:space="preserve">VAEDecode, SaveImage</w:t>
            </w:r>
          </w:p>
        </w:tc>
        <w:tc>
          <w:tcPr/>
          <w:p>
            <w:pPr>
              <w:pStyle w:val="Compact"/>
              <w:spacing w:line="240" w:lineRule="auto" w:after="0"/>
              <w:jc w:val="left"/>
            </w:pPr>
            <w:r>
              <w:rPr>
                <w:rFonts w:ascii="Times New Roman" w:hAnsi="Times New Roman" w:eastAsia="Times New Roman" w:cs="Times New Roman"/>
                <w:sz w:val="22"/>
              </w:rPr>
              <w:t xml:space="preserve">Giải mã và lưu</w:t>
            </w:r>
          </w:p>
        </w:tc>
        <w:tc>
          <w:tcPr/>
          <w:p>
            <w:pPr>
              <w:pStyle w:val="Compact"/>
              <w:spacing w:line="240" w:lineRule="auto" w:after="0"/>
              <w:jc w:val="left"/>
            </w:pPr>
            <w:r>
              <w:rPr>
                <w:rFonts w:ascii="Times New Roman" w:hAnsi="Times New Roman" w:eastAsia="Times New Roman" w:cs="Times New Roman"/>
                <w:sz w:val="22"/>
              </w:rPr>
              <w:t xml:space="preserve">PNG</w:t>
            </w:r>
          </w:p>
        </w:tc>
      </w:tr>
    </w:tbl>
    <w:p>
      <w:pPr>
        <w:pStyle w:val="BodyText"/>
        <w:spacing w:line="360" w:lineRule="auto" w:after="0"/>
        <w:ind w:firstLine="567"/>
        <w:jc w:val="both"/>
      </w:pPr>
      <w:del w:id="1033" w:author="AI Reviewer" w:date="2026-09-24T09:18:14Z">
        <w:r>
          <w:rPr>
            <w:rFonts w:ascii="Times New Roman" w:hAnsi="Times New Roman" w:eastAsia="Times New Roman" w:cs="Times New Roman"/>
            <w:sz w:val="26"/>
          </w:rPr>
          <w:delText xml:space="preserve">Lời nhắc được tách thành tệp YAML riêng</w:delText>
        </w:r>
      </w:del>
      <w:ins w:id="1034" w:author="AI Reviewer" w:date="2026-09-24T09:18:14Z">
        <w:r>
          <w:rPr>
            <w:rFonts w:ascii="Times New Roman" w:hAnsi="Times New Roman" w:eastAsia="Times New Roman" w:cs="Times New Roman"/>
            <w:sz w:val="26"/>
          </w:rPr>
          <w:t xml:space="preserve">Lời nhắc tách thành tệp YAML riêng</w:t>
        </w:r>
      </w:ins>
      <w:r>
        <w:rPr>
          <w:rFonts w:ascii="Times New Roman" w:hAnsi="Times New Roman" w:eastAsia="Times New Roman" w:cs="Times New Roman"/>
          <w:sz w:val="26"/>
        </w:rPr>
        <w:t xml:space="preserve">, mỗi lớp một cặp thuận và nghịch. Lời nhắc nghịch đặt riêng theo lớp chứ không dùng chung, vì các dạng nhiễu cần loại trừ khác nhau giữa các lớp: với lớp nứt cần loại trừ đường nét dày và quầng sáng, với lớp rỗ khí cần loại trừ lỗ méo và lỗ dính liền.</w:t>
      </w:r>
    </w:p>
    <w:bookmarkEnd w:id="53"/>
    <w:bookmarkStart w:id="54" w:name="bộ-điều-phối-chịu-lỗi-và-giám-sát-nhiệt"/>
    <w:p>
      <w:pPr>
        <w:pStyle w:val="Heading3"/>
      </w:pPr>
      <w:r>
        <w:t xml:space="preserve">3.5.2. Bộ điều phối, chịu lỗi và giám sát nhiệt</w:t>
      </w:r>
    </w:p>
    <w:p>
      <w:pPr>
        <w:pStyle w:val="FirstParagraph"/>
        <w:spacing w:line="360" w:lineRule="auto" w:after="0"/>
        <w:ind w:firstLine="567"/>
        <w:jc w:val="both"/>
      </w:pPr>
      <w:r>
        <w:rPr>
          <w:rFonts w:ascii="Times New Roman" w:hAnsi="Times New Roman" w:eastAsia="Times New Roman" w:cs="Times New Roman"/>
          <w:sz w:val="26"/>
        </w:rPr>
        <w:t xml:space="preserve">Bộ điều phối</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batch-production-main.py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chạy vòng lặp tuần tự, mỗi vòng sinh một ảnh, theo chín bước:</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Kiểm tra nhiệt độ GPU qua</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nvidia-smi</w:t>
      </w:r>
      <w:r>
        <w:rPr>
          <w:rFonts w:ascii="Times New Roman" w:hAnsi="Times New Roman" w:eastAsia="Times New Roman" w:cs="Times New Roman"/>
          <w:sz w:val="26"/>
        </w:rPr>
        <w:t xml:space="preserve">; tạm dừng nếu vượt 85 °C, tiếp tục khi xuống dưới 75 °C.</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Sinh mặt nạ: dò tâm dải hàn từ ảnh nền, gọi lớp sinh mặt nạ tương ứng, tạo cả mặt nạ chú thích lẫn mặt nạ inpaint.</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Tải ảnh nền và mặt nạ inpaint lên ComfyUI.</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Vá đồ thị nút JSON theo lớp khuyết tật của công việc.</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Đẩy yêu cầu vào hàng đợi, thăm dò trạng thái mỗi giây, thời gian chờ tối đa 300 giây.</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Tải ảnh kết quả về.</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Áp bước hậu xử lý quy ước vùng tối, trình bày ở mục 3.5.3.</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Lưu ảnh, mặt nạ chú thích và siêu dữ liệu JSON.</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Ghi điểm kiểm tra sau mỗi 100 ảnh.</w:t>
      </w:r>
    </w:p>
    <w:p>
      <w:pPr>
        <w:pStyle w:val="FirstParagraph"/>
        <w:spacing w:line="360" w:lineRule="auto" w:after="0"/>
        <w:ind w:firstLine="567"/>
        <w:jc w:val="both"/>
      </w:pPr>
      <w:r>
        <w:rPr>
          <w:rFonts w:ascii="Times New Roman" w:hAnsi="Times New Roman" w:eastAsia="Times New Roman" w:cs="Times New Roman"/>
          <w:sz w:val="26"/>
        </w:rPr>
        <w:t xml:space="preserve">Danh sách công việc do bộ lập lịch dựng trước theo phân bố lớp khai báo trong cấu hình, sau đó xáo trộn để các lớp xen kẽ. Xáo trộn có hai tác dụng: nếu phải dừng giữa chừng thì tập thu được vẫn cân bằng lớp, và các lỗi đặc thù của một lớp không dồn vào một đoạn thời gian.</w:t>
      </w:r>
    </w:p>
    <w:p>
      <w:pPr>
        <w:pStyle w:val="BodyText"/>
        <w:spacing w:line="240" w:lineRule="auto"/>
        <w:jc w:val="left"/>
      </w:pPr>
      <w:r>
        <w:rPr>
          <w:bCs/>
          <w:rFonts w:ascii="Times New Roman" w:hAnsi="Times New Roman" w:eastAsia="Times New Roman" w:cs="Times New Roman"/>
          <w:b/>
          <w:sz w:val="24"/>
        </w:rPr>
        <w:t xml:space="preserve">Bảng 3.7: Tham số vận hành của bộ điều phối sinh ảnh hàng loạt</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Nhóm</w:t>
            </w:r>
          </w:p>
        </w:tc>
        <w:tc>
          <w:tcPr/>
          <w:p>
            <w:pPr>
              <w:pStyle w:val="Compact"/>
              <w:spacing w:line="240" w:lineRule="auto" w:after="0"/>
              <w:jc w:val="left"/>
            </w:pPr>
            <w:r>
              <w:rPr>
                <w:rFonts w:ascii="Times New Roman" w:hAnsi="Times New Roman" w:eastAsia="Times New Roman" w:cs="Times New Roman"/>
                <w:sz w:val="22"/>
              </w:rPr>
              <w:t xml:space="preserve">Tham số</w:t>
            </w:r>
          </w:p>
        </w:tc>
        <w:tc>
          <w:tcPr/>
          <w:p>
            <w:pPr>
              <w:pStyle w:val="Compact"/>
              <w:spacing w:line="240" w:lineRule="auto" w:after="0"/>
              <w:jc w:val="left"/>
            </w:pPr>
            <w:r>
              <w:rPr>
                <w:rFonts w:ascii="Times New Roman" w:hAnsi="Times New Roman" w:eastAsia="Times New Roman" w:cs="Times New Roman"/>
                <w:sz w:val="22"/>
              </w:rPr>
              <w:t xml:space="preserve">Giá trị</w:t>
            </w:r>
          </w:p>
        </w:tc>
      </w:tr>
      <w:tr>
        <w:tc>
          <w:tcPr/>
          <w:p>
            <w:pPr>
              <w:pStyle w:val="Compact"/>
              <w:spacing w:line="240" w:lineRule="auto" w:after="0"/>
              <w:jc w:val="left"/>
            </w:pPr>
            <w:r>
              <w:rPr>
                <w:rFonts w:ascii="Times New Roman" w:hAnsi="Times New Roman" w:eastAsia="Times New Roman" w:cs="Times New Roman"/>
                <w:sz w:val="22"/>
              </w:rPr>
              <w:t xml:space="preserve">Độ tin cậy</w:t>
            </w:r>
          </w:p>
        </w:tc>
        <w:tc>
          <w:tcPr/>
          <w:p>
            <w:pPr>
              <w:pStyle w:val="Compact"/>
              <w:spacing w:line="240" w:lineRule="auto" w:after="0"/>
              <w:jc w:val="left"/>
            </w:pPr>
            <w:r>
              <w:rPr>
                <w:rFonts w:ascii="Times New Roman" w:hAnsi="Times New Roman" w:eastAsia="Times New Roman" w:cs="Times New Roman"/>
                <w:sz w:val="22"/>
              </w:rPr>
              <w:t xml:space="preserve">Số lần thử lại tối đa</w:t>
            </w:r>
          </w:p>
        </w:tc>
        <w:tc>
          <w:tcPr/>
          <w:p>
            <w:pPr>
              <w:pStyle w:val="Compact"/>
              <w:spacing w:line="240" w:lineRule="auto" w:after="0"/>
              <w:jc w:val="left"/>
            </w:pPr>
            <w:r>
              <w:rPr>
                <w:rFonts w:ascii="Times New Roman" w:hAnsi="Times New Roman" w:eastAsia="Times New Roman" w:cs="Times New Roman"/>
                <w:sz w:val="22"/>
              </w:rPr>
              <w:t xml:space="preserve">3</w:t>
            </w:r>
          </w:p>
        </w:tc>
      </w:tr>
      <w:tr>
        <w:tc>
          <w:tcPr/>
          <w:p>
            <w:pPr>
              <w:pStyle w:val="Compact"/>
              <w:spacing w:line="240" w:lineRule="auto" w:after="0"/>
              <w:jc w:val="left"/>
            </w:pPr>
            <w:r>
              <w:rPr>
                <w:rFonts w:ascii="Times New Roman" w:hAnsi="Times New Roman" w:eastAsia="Times New Roman" w:cs="Times New Roman"/>
                <w:sz w:val="22"/>
              </w:rPr>
              <w:t xml:space="preserve">Độ tin cậy</w:t>
            </w:r>
          </w:p>
        </w:tc>
        <w:tc>
          <w:tcPr/>
          <w:p>
            <w:pPr>
              <w:pStyle w:val="Compact"/>
              <w:spacing w:line="240" w:lineRule="auto" w:after="0"/>
              <w:jc w:val="left"/>
            </w:pPr>
            <w:r>
              <w:rPr>
                <w:rFonts w:ascii="Times New Roman" w:hAnsi="Times New Roman" w:eastAsia="Times New Roman" w:cs="Times New Roman"/>
                <w:sz w:val="22"/>
              </w:rPr>
              <w:t xml:space="preserve">Giãn cách giữa hai lần thử</w:t>
            </w:r>
          </w:p>
        </w:tc>
        <w:tc>
          <w:tcPr/>
          <w:p>
            <w:pPr>
              <w:pStyle w:val="Compact"/>
              <w:spacing w:line="240" w:lineRule="auto" w:after="0"/>
              <w:jc w:val="left"/>
            </w:pPr>
            <w:r>
              <w:rPr>
                <w:rFonts w:ascii="Times New Roman" w:hAnsi="Times New Roman" w:eastAsia="Times New Roman" w:cs="Times New Roman"/>
                <w:sz w:val="22"/>
              </w:rPr>
              <w:t xml:space="preserve">5 giây</w:t>
            </w:r>
          </w:p>
        </w:tc>
      </w:tr>
      <w:tr>
        <w:tc>
          <w:tcPr/>
          <w:p>
            <w:pPr>
              <w:pStyle w:val="Compact"/>
              <w:spacing w:line="240" w:lineRule="auto" w:after="0"/>
              <w:jc w:val="left"/>
            </w:pPr>
            <w:r>
              <w:rPr>
                <w:rFonts w:ascii="Times New Roman" w:hAnsi="Times New Roman" w:eastAsia="Times New Roman" w:cs="Times New Roman"/>
                <w:sz w:val="22"/>
              </w:rPr>
              <w:t xml:space="preserve">Độ tin cậy</w:t>
            </w:r>
          </w:p>
        </w:tc>
        <w:tc>
          <w:tcPr/>
          <w:p>
            <w:pPr>
              <w:pStyle w:val="Compact"/>
              <w:spacing w:line="240" w:lineRule="auto" w:after="0"/>
              <w:jc w:val="left"/>
            </w:pPr>
            <w:r>
              <w:rPr>
                <w:rFonts w:ascii="Times New Roman" w:hAnsi="Times New Roman" w:eastAsia="Times New Roman" w:cs="Times New Roman"/>
                <w:sz w:val="22"/>
              </w:rPr>
              <w:t xml:space="preserve">Chu kỳ điểm kiểm tra</w:t>
            </w:r>
          </w:p>
        </w:tc>
        <w:tc>
          <w:tcPr/>
          <w:p>
            <w:pPr>
              <w:pStyle w:val="Compact"/>
              <w:spacing w:line="240" w:lineRule="auto" w:after="0"/>
              <w:jc w:val="left"/>
            </w:pPr>
            <w:r>
              <w:rPr>
                <w:rFonts w:ascii="Times New Roman" w:hAnsi="Times New Roman" w:eastAsia="Times New Roman" w:cs="Times New Roman"/>
                <w:sz w:val="22"/>
              </w:rPr>
              <w:t xml:space="preserve">100 ảnh</w:t>
            </w:r>
          </w:p>
        </w:tc>
      </w:tr>
      <w:tr>
        <w:tc>
          <w:tcPr/>
          <w:p>
            <w:pPr>
              <w:pStyle w:val="Compact"/>
              <w:spacing w:line="240" w:lineRule="auto" w:after="0"/>
              <w:jc w:val="left"/>
            </w:pPr>
            <w:r>
              <w:rPr>
                <w:rFonts w:ascii="Times New Roman" w:hAnsi="Times New Roman" w:eastAsia="Times New Roman" w:cs="Times New Roman"/>
                <w:sz w:val="22"/>
              </w:rPr>
              <w:t xml:space="preserve">Độ tin cậy</w:t>
            </w:r>
          </w:p>
        </w:tc>
        <w:tc>
          <w:tcPr/>
          <w:p>
            <w:pPr>
              <w:pStyle w:val="Compact"/>
              <w:spacing w:line="240" w:lineRule="auto" w:after="0"/>
              <w:jc w:val="left"/>
            </w:pPr>
            <w:r>
              <w:rPr>
                <w:rFonts w:ascii="Times New Roman" w:hAnsi="Times New Roman" w:eastAsia="Times New Roman" w:cs="Times New Roman"/>
                <w:sz w:val="22"/>
              </w:rPr>
              <w:t xml:space="preserve">Thời gian chờ ComfyUI</w:t>
            </w:r>
          </w:p>
        </w:tc>
        <w:tc>
          <w:tcPr/>
          <w:p>
            <w:pPr>
              <w:pStyle w:val="Compact"/>
              <w:spacing w:line="240" w:lineRule="auto" w:after="0"/>
              <w:jc w:val="left"/>
            </w:pPr>
            <w:r>
              <w:rPr>
                <w:rFonts w:ascii="Times New Roman" w:hAnsi="Times New Roman" w:eastAsia="Times New Roman" w:cs="Times New Roman"/>
                <w:sz w:val="22"/>
              </w:rPr>
              <w:t xml:space="preserve">300 giây</w:t>
            </w:r>
          </w:p>
        </w:tc>
      </w:tr>
      <w:tr>
        <w:tc>
          <w:tcPr/>
          <w:p>
            <w:pPr>
              <w:pStyle w:val="Compact"/>
              <w:spacing w:line="240" w:lineRule="auto" w:after="0"/>
              <w:jc w:val="left"/>
            </w:pPr>
            <w:r>
              <w:rPr>
                <w:rFonts w:ascii="Times New Roman" w:hAnsi="Times New Roman" w:eastAsia="Times New Roman" w:cs="Times New Roman"/>
                <w:sz w:val="22"/>
              </w:rPr>
              <w:t xml:space="preserve">Nhiệt</w:t>
            </w:r>
          </w:p>
        </w:tc>
        <w:tc>
          <w:tcPr/>
          <w:p>
            <w:pPr>
              <w:pStyle w:val="Compact"/>
              <w:spacing w:line="240" w:lineRule="auto" w:after="0"/>
              <w:jc w:val="left"/>
            </w:pPr>
            <w:r>
              <w:rPr>
                <w:rFonts w:ascii="Times New Roman" w:hAnsi="Times New Roman" w:eastAsia="Times New Roman" w:cs="Times New Roman"/>
                <w:sz w:val="22"/>
              </w:rPr>
              <w:t xml:space="preserve">Ngưỡng tạm dừng</w:t>
            </w:r>
          </w:p>
        </w:tc>
        <w:tc>
          <w:tcPr/>
          <w:p>
            <w:pPr>
              <w:pStyle w:val="Compact"/>
              <w:spacing w:line="240" w:lineRule="auto" w:after="0"/>
              <w:jc w:val="left"/>
            </w:pPr>
            <w:r>
              <w:rPr>
                <w:rFonts w:ascii="Times New Roman" w:hAnsi="Times New Roman" w:eastAsia="Times New Roman" w:cs="Times New Roman"/>
                <w:sz w:val="22"/>
              </w:rPr>
              <w:t xml:space="preserve">85 °C</w:t>
            </w:r>
          </w:p>
        </w:tc>
      </w:tr>
      <w:tr>
        <w:tc>
          <w:tcPr/>
          <w:p>
            <w:pPr>
              <w:pStyle w:val="Compact"/>
              <w:spacing w:line="240" w:lineRule="auto" w:after="0"/>
              <w:jc w:val="left"/>
            </w:pPr>
            <w:r>
              <w:rPr>
                <w:rFonts w:ascii="Times New Roman" w:hAnsi="Times New Roman" w:eastAsia="Times New Roman" w:cs="Times New Roman"/>
                <w:sz w:val="22"/>
              </w:rPr>
              <w:t xml:space="preserve">Nhiệt</w:t>
            </w:r>
          </w:p>
        </w:tc>
        <w:tc>
          <w:tcPr/>
          <w:p>
            <w:pPr>
              <w:pStyle w:val="Compact"/>
              <w:spacing w:line="240" w:lineRule="auto" w:after="0"/>
              <w:jc w:val="left"/>
            </w:pPr>
            <w:r>
              <w:rPr>
                <w:rFonts w:ascii="Times New Roman" w:hAnsi="Times New Roman" w:eastAsia="Times New Roman" w:cs="Times New Roman"/>
                <w:sz w:val="22"/>
              </w:rPr>
              <w:t xml:space="preserve">Ngưỡng tiếp tục</w:t>
            </w:r>
          </w:p>
        </w:tc>
        <w:tc>
          <w:tcPr/>
          <w:p>
            <w:pPr>
              <w:pStyle w:val="Compact"/>
              <w:spacing w:line="240" w:lineRule="auto" w:after="0"/>
              <w:jc w:val="left"/>
            </w:pPr>
            <w:r>
              <w:rPr>
                <w:rFonts w:ascii="Times New Roman" w:hAnsi="Times New Roman" w:eastAsia="Times New Roman" w:cs="Times New Roman"/>
                <w:sz w:val="22"/>
              </w:rPr>
              <w:t xml:space="preserve">75 °C</w:t>
            </w:r>
          </w:p>
        </w:tc>
      </w:tr>
      <w:tr>
        <w:tc>
          <w:tcPr/>
          <w:p>
            <w:pPr>
              <w:pStyle w:val="Compact"/>
              <w:spacing w:line="240" w:lineRule="auto" w:after="0"/>
              <w:jc w:val="left"/>
            </w:pPr>
            <w:r>
              <w:rPr>
                <w:rFonts w:ascii="Times New Roman" w:hAnsi="Times New Roman" w:eastAsia="Times New Roman" w:cs="Times New Roman"/>
                <w:sz w:val="22"/>
              </w:rPr>
              <w:t xml:space="preserve">Nhiệt</w:t>
            </w:r>
          </w:p>
        </w:tc>
        <w:tc>
          <w:tcPr/>
          <w:p>
            <w:pPr>
              <w:pStyle w:val="Compact"/>
              <w:spacing w:line="240" w:lineRule="auto" w:after="0"/>
              <w:jc w:val="left"/>
            </w:pPr>
            <w:r>
              <w:rPr>
                <w:rFonts w:ascii="Times New Roman" w:hAnsi="Times New Roman" w:eastAsia="Times New Roman" w:cs="Times New Roman"/>
                <w:sz w:val="22"/>
              </w:rPr>
              <w:t xml:space="preserve">Chu kỳ kiểm tra</w:t>
            </w:r>
          </w:p>
        </w:tc>
        <w:tc>
          <w:tcPr/>
          <w:p>
            <w:pPr>
              <w:pStyle w:val="Compact"/>
              <w:spacing w:line="240" w:lineRule="auto" w:after="0"/>
              <w:jc w:val="left"/>
            </w:pPr>
            <w:r>
              <w:rPr>
                <w:rFonts w:ascii="Times New Roman" w:hAnsi="Times New Roman" w:eastAsia="Times New Roman" w:cs="Times New Roman"/>
                <w:sz w:val="22"/>
              </w:rPr>
              <w:t xml:space="preserve">30 giây</w:t>
            </w:r>
          </w:p>
        </w:tc>
      </w:tr>
      <w:tr>
        <w:tc>
          <w:tcPr/>
          <w:p>
            <w:pPr>
              <w:pStyle w:val="Compact"/>
              <w:spacing w:line="240" w:lineRule="auto" w:after="0"/>
              <w:jc w:val="left"/>
            </w:pPr>
            <w:r>
              <w:rPr>
                <w:rFonts w:ascii="Times New Roman" w:hAnsi="Times New Roman" w:eastAsia="Times New Roman" w:cs="Times New Roman"/>
                <w:sz w:val="22"/>
              </w:rPr>
              <w:t xml:space="preserve">Hiệu năng</w:t>
            </w:r>
          </w:p>
        </w:tc>
        <w:tc>
          <w:tcPr/>
          <w:p>
            <w:pPr>
              <w:pStyle w:val="Compact"/>
              <w:spacing w:line="240" w:lineRule="auto" w:after="0"/>
              <w:jc w:val="left"/>
            </w:pPr>
            <w:r>
              <w:rPr>
                <w:rFonts w:ascii="Times New Roman" w:hAnsi="Times New Roman" w:eastAsia="Times New Roman" w:cs="Times New Roman"/>
                <w:sz w:val="22"/>
              </w:rPr>
              <w:t xml:space="preserve">Số worker sinh mặt nạ</w:t>
            </w:r>
          </w:p>
        </w:tc>
        <w:tc>
          <w:tcPr/>
          <w:p>
            <w:pPr>
              <w:pStyle w:val="Compact"/>
              <w:spacing w:line="240" w:lineRule="auto" w:after="0"/>
              <w:jc w:val="left"/>
            </w:pPr>
            <w:r>
              <w:rPr>
                <w:rFonts w:ascii="Times New Roman" w:hAnsi="Times New Roman" w:eastAsia="Times New Roman" w:cs="Times New Roman"/>
                <w:sz w:val="22"/>
              </w:rPr>
              <w:t xml:space="preserve">8</w:t>
            </w:r>
          </w:p>
        </w:tc>
      </w:tr>
      <w:tr>
        <w:tc>
          <w:tcPr/>
          <w:p>
            <w:pPr>
              <w:pStyle w:val="Compact"/>
              <w:spacing w:line="240" w:lineRule="auto" w:after="0"/>
              <w:jc w:val="left"/>
            </w:pPr>
            <w:r>
              <w:rPr>
                <w:rFonts w:ascii="Times New Roman" w:hAnsi="Times New Roman" w:eastAsia="Times New Roman" w:cs="Times New Roman"/>
                <w:sz w:val="22"/>
              </w:rPr>
              <w:t xml:space="preserve">Hiệu năng</w:t>
            </w:r>
          </w:p>
        </w:tc>
        <w:tc>
          <w:tcPr/>
          <w:p>
            <w:pPr>
              <w:pStyle w:val="Compact"/>
              <w:spacing w:line="240" w:lineRule="auto" w:after="0"/>
              <w:jc w:val="left"/>
            </w:pPr>
            <w:r>
              <w:rPr>
                <w:rFonts w:ascii="Times New Roman" w:hAnsi="Times New Roman" w:eastAsia="Times New Roman" w:cs="Times New Roman"/>
                <w:sz w:val="22"/>
              </w:rPr>
              <w:t xml:space="preserve">Kích thước bộ đệm mặt nạ</w:t>
            </w:r>
          </w:p>
        </w:tc>
        <w:tc>
          <w:tcPr/>
          <w:p>
            <w:pPr>
              <w:pStyle w:val="Compact"/>
              <w:spacing w:line="240" w:lineRule="auto" w:after="0"/>
              <w:jc w:val="left"/>
            </w:pPr>
            <w:r>
              <w:rPr>
                <w:rFonts w:ascii="Times New Roman" w:hAnsi="Times New Roman" w:eastAsia="Times New Roman" w:cs="Times New Roman"/>
                <w:sz w:val="22"/>
              </w:rPr>
              <w:t xml:space="preserve">50</w:t>
            </w:r>
          </w:p>
        </w:tc>
      </w:tr>
      <w:tr>
        <w:tc>
          <w:tcPr/>
          <w:p>
            <w:pPr>
              <w:pStyle w:val="Compact"/>
              <w:spacing w:line="240" w:lineRule="auto" w:after="0"/>
              <w:jc w:val="left"/>
            </w:pPr>
            <w:r>
              <w:rPr>
                <w:rFonts w:ascii="Times New Roman" w:hAnsi="Times New Roman" w:eastAsia="Times New Roman" w:cs="Times New Roman"/>
                <w:sz w:val="22"/>
              </w:rPr>
              <w:t xml:space="preserve">Lấy mẫu</w:t>
            </w:r>
          </w:p>
        </w:tc>
        <w:tc>
          <w:tcPr/>
          <w:p>
            <w:pPr>
              <w:pStyle w:val="Compact"/>
              <w:spacing w:line="240" w:lineRule="auto" w:after="0"/>
              <w:jc w:val="left"/>
            </w:pPr>
            <w:r>
              <w:rPr>
                <w:rFonts w:ascii="Times New Roman" w:hAnsi="Times New Roman" w:eastAsia="Times New Roman" w:cs="Times New Roman"/>
                <w:sz w:val="22"/>
              </w:rPr>
              <w:t xml:space="preserve">Bộ lấy mẫu, bộ lập lịch</w:t>
            </w:r>
          </w:p>
        </w:tc>
        <w:tc>
          <w:tcPr/>
          <w:p>
            <w:pPr>
              <w:pStyle w:val="Compact"/>
              <w:spacing w:line="240" w:lineRule="auto" w:after="0"/>
              <w:jc w:val="left"/>
            </w:pPr>
            <w:r>
              <w:rPr>
                <w:rFonts w:ascii="Times New Roman" w:hAnsi="Times New Roman" w:eastAsia="Times New Roman" w:cs="Times New Roman"/>
                <w:sz w:val="22"/>
              </w:rPr>
              <w:t xml:space="preserve">euler, normal</w:t>
            </w:r>
          </w:p>
        </w:tc>
      </w:tr>
      <w:tr>
        <w:tc>
          <w:tcPr/>
          <w:p>
            <w:pPr>
              <w:pStyle w:val="Compact"/>
              <w:spacing w:line="240" w:lineRule="auto" w:after="0"/>
              <w:jc w:val="left"/>
            </w:pPr>
            <w:r>
              <w:rPr>
                <w:rFonts w:ascii="Times New Roman" w:hAnsi="Times New Roman" w:eastAsia="Times New Roman" w:cs="Times New Roman"/>
                <w:sz w:val="22"/>
              </w:rPr>
              <w:t xml:space="preserve">Lấy mẫu</w:t>
            </w:r>
          </w:p>
        </w:tc>
        <w:tc>
          <w:tcPr/>
          <w:p>
            <w:pPr>
              <w:pStyle w:val="Compact"/>
              <w:spacing w:line="240" w:lineRule="auto" w:after="0"/>
              <w:jc w:val="left"/>
            </w:pPr>
            <w:r>
              <w:rPr>
                <w:rFonts w:ascii="Times New Roman" w:hAnsi="Times New Roman" w:eastAsia="Times New Roman" w:cs="Times New Roman"/>
                <w:sz w:val="22"/>
              </w:rPr>
              <w:t xml:space="preserve">Số bước, CFG</w:t>
            </w:r>
          </w:p>
        </w:tc>
        <w:tc>
          <w:tcPr/>
          <w:p>
            <w:pPr>
              <w:pStyle w:val="Compact"/>
              <w:spacing w:line="240" w:lineRule="auto" w:after="0"/>
              <w:jc w:val="left"/>
            </w:pPr>
            <w:r>
              <w:rPr>
                <w:rFonts w:ascii="Times New Roman" w:hAnsi="Times New Roman" w:eastAsia="Times New Roman" w:cs="Times New Roman"/>
                <w:sz w:val="22"/>
              </w:rPr>
              <w:t xml:space="preserve">25 bước, 9,0</w:t>
            </w:r>
          </w:p>
        </w:tc>
      </w:tr>
    </w:tbl>
    <w:p>
      <w:pPr>
        <w:pStyle w:val="BodyText"/>
        <w:spacing w:line="360" w:lineRule="auto" w:after="0"/>
        <w:ind w:firstLine="567"/>
        <w:jc w:val="both"/>
      </w:pPr>
      <w:r>
        <w:rPr>
          <w:rFonts w:ascii="Times New Roman" w:hAnsi="Times New Roman" w:eastAsia="Times New Roman" w:cs="Times New Roman"/>
          <w:sz w:val="26"/>
        </w:rPr>
        <w:t xml:space="preserve">Điểm kiểm tra lưu danh sách công việc đã hoàn thành dưới dạng JSON. Khi khởi động lại, bộ điều phối đọc tệp này và bỏ qua các công việc đã xong, nên một lần sản xuất kéo dài nhiều ngày vẫn chịu được sự cố mất điện hoặc ComfyUI dừng đột ngột.</w:t>
      </w:r>
    </w:p>
    <w:bookmarkEnd w:id="54"/>
    <w:bookmarkStart w:id="58" w:name="bước-hậu-xử-lý-quy-ước-vùng-tối"/>
    <w:p>
      <w:pPr>
        <w:pStyle w:val="Heading3"/>
      </w:pPr>
      <w:r>
        <w:t xml:space="preserve">3.5.3. Bước hậu xử lý quy ước vùng tối</w:t>
      </w:r>
    </w:p>
    <w:p>
      <w:pPr>
        <w:pStyle w:val="FirstParagraph"/>
        <w:spacing w:line="360" w:lineRule="auto" w:after="0"/>
        <w:ind w:firstLine="567"/>
        <w:jc w:val="both"/>
      </w:pPr>
      <w:r>
        <w:rPr>
          <w:rFonts w:ascii="Times New Roman" w:hAnsi="Times New Roman" w:eastAsia="Times New Roman" w:cs="Times New Roman"/>
          <w:sz w:val="26"/>
        </w:rPr>
        <w:t xml:space="preserve">Hàm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apply_dark_defect_convention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chạy trên mỗi ảnh trả về từ ComfyUI, gồm hai bước.</w:t>
      </w:r>
    </w:p>
    <w:p>
      <w:pPr>
        <w:pStyle w:val="BodyText"/>
        <w:spacing w:line="360" w:lineRule="auto" w:after="0"/>
        <w:ind w:firstLine="567"/>
        <w:jc w:val="both"/>
      </w:pPr>
      <w:r>
        <w:rPr>
          <w:rFonts w:ascii="Times New Roman" w:hAnsi="Times New Roman" w:eastAsia="Times New Roman" w:cs="Times New Roman"/>
          <w:sz w:val="26"/>
        </w:rPr>
        <w:t xml:space="preserve">Bước thứ nhất khôi phục nền: mọi pixel nằm ngoài mặt nạ chú thích được thay bằng pixel tương ứng của ảnh nền gốc, pha trộn qua một mặt nạ đã làm mượt Gauss với sigma 1,5. Mục đích là xoá quầng sáng mà mô hình vẽ ở vành đai giữa hai mặt nạ.</w:t>
      </w:r>
    </w:p>
    <w:p>
      <w:pPr>
        <w:pStyle w:val="BodyText"/>
        <w:spacing w:line="360" w:lineRule="auto" w:after="0"/>
        <w:ind w:firstLine="567"/>
        <w:jc w:val="both"/>
      </w:pPr>
      <w:r>
        <w:rPr>
          <w:rFonts w:ascii="Times New Roman" w:hAnsi="Times New Roman" w:eastAsia="Times New Roman" w:cs="Times New Roman"/>
          <w:sz w:val="26"/>
        </w:rPr>
        <w:t xml:space="preserve">Bước thứ hai áp quy ước vùng rỗng hiện tối: </w:t>
      </w:r>
      <w:del w:id="1035" w:author="AI Reviewer" w:date="2026-09-24T09:18:14Z">
        <w:r>
          <w:rPr>
            <w:rFonts w:ascii="Times New Roman" w:hAnsi="Times New Roman" w:eastAsia="Times New Roman" w:cs="Times New Roman"/>
            <w:sz w:val="26"/>
          </w:rPr>
          <w:delText xml:space="preserve">cường độ trong lòng khuyết tật được nhân với một hệ số nhỏ hơn 1</w:delText>
        </w:r>
      </w:del>
      <w:ins w:id="1036" w:author="AI Reviewer" w:date="2026-09-24T09:18:14Z">
        <w:r>
          <w:rPr>
            <w:rFonts w:ascii="Times New Roman" w:hAnsi="Times New Roman" w:eastAsia="Times New Roman" w:cs="Times New Roman"/>
            <w:sz w:val="26"/>
          </w:rPr>
          <w:t xml:space="preserve">hệ thống nhân cường độ trong lòng khuyết tật với một hệ số nhỏ hơn 1</w:t>
        </w:r>
      </w:ins>
      <w:r>
        <w:rPr>
          <w:rFonts w:ascii="Times New Roman" w:hAnsi="Times New Roman" w:eastAsia="Times New Roman" w:cs="Times New Roman"/>
          <w:sz w:val="26"/>
        </w:rPr>
        <w:t xml:space="preserve">, theo mặt nạ đã làm mượt với sigma 2,0.</w:t>
      </w:r>
    </w:p>
    <w:p>
      <w:pPr>
        <w:pStyle w:val="BodyText"/>
        <w:spacing w:line="240" w:lineRule="auto"/>
        <w:jc w:val="left"/>
      </w:pPr>
      <w:r>
        <w:rPr>
          <w:bCs/>
          <w:rFonts w:ascii="Times New Roman" w:hAnsi="Times New Roman" w:eastAsia="Times New Roman" w:cs="Times New Roman"/>
          <w:b/>
          <w:sz w:val="24"/>
        </w:rPr>
        <w:t xml:space="preserve">Bảng 3.8: Hệ số làm tối theo lớp khuyết tật trong bước hậu xử lý</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Lớp</w:t>
            </w:r>
          </w:p>
        </w:tc>
        <w:tc>
          <w:tcPr/>
          <w:p>
            <w:pPr>
              <w:pStyle w:val="Compact"/>
              <w:spacing w:line="240" w:lineRule="auto" w:after="0"/>
              <w:jc w:val="left"/>
            </w:pPr>
            <w:r>
              <w:rPr>
                <w:rFonts w:ascii="Times New Roman" w:hAnsi="Times New Roman" w:eastAsia="Times New Roman" w:cs="Times New Roman"/>
                <w:sz w:val="22"/>
              </w:rPr>
              <w:t xml:space="preserve">Hệ số làm tối S</w:t>
            </w:r>
          </w:p>
        </w:tc>
        <w:tc>
          <w:tcPr/>
          <w:p>
            <w:pPr>
              <w:pStyle w:val="Compact"/>
              <w:spacing w:line="240" w:lineRule="auto" w:after="0"/>
              <w:jc w:val="left"/>
            </w:pPr>
            <w:r>
              <w:rPr>
                <w:rFonts w:ascii="Times New Roman" w:hAnsi="Times New Roman" w:eastAsia="Times New Roman" w:cs="Times New Roman"/>
                <w:sz w:val="22"/>
              </w:rPr>
              <w:t xml:space="preserve">Ghi chú</w:t>
            </w:r>
          </w:p>
        </w:tc>
      </w:tr>
      <w:tr>
        <w:tc>
          <w:tcPr/>
          <w:p>
            <w:pPr>
              <w:pStyle w:val="Compact"/>
              <w:spacing w:line="240" w:lineRule="auto" w:after="0"/>
              <w:jc w:val="left"/>
            </w:pPr>
            <w:r>
              <w:rPr>
                <w:rFonts w:ascii="Times New Roman" w:hAnsi="Times New Roman" w:eastAsia="Times New Roman" w:cs="Times New Roman"/>
                <w:sz w:val="22"/>
              </w:rPr>
              <w:t xml:space="preserve">Mặc định</w:t>
            </w:r>
          </w:p>
        </w:tc>
        <w:tc>
          <w:tcPr/>
          <w:p>
            <w:pPr>
              <w:pStyle w:val="Compact"/>
              <w:spacing w:line="240" w:lineRule="auto" w:after="0"/>
              <w:jc w:val="left"/>
            </w:pPr>
            <w:r>
              <w:rPr>
                <w:rFonts w:ascii="Times New Roman" w:hAnsi="Times New Roman" w:eastAsia="Times New Roman" w:cs="Times New Roman"/>
                <w:sz w:val="22"/>
              </w:rPr>
              <w:t xml:space="preserve">0,92</w:t>
            </w:r>
          </w:p>
        </w:tc>
        <w:tc>
          <w:tcPr/>
          <w:p>
            <w:pPr>
              <w:pStyle w:val="Compact"/>
              <w:spacing w:line="240" w:lineRule="auto" w:after="0"/>
              <w:jc w:val="left"/>
            </w:pPr>
            <w:r>
              <w:rPr>
                <w:rFonts w:ascii="Times New Roman" w:hAnsi="Times New Roman" w:eastAsia="Times New Roman" w:cs="Times New Roman"/>
                <w:sz w:val="22"/>
              </w:rPr>
              <w:t xml:space="preserve">Áp cho phần lớn các lớp rỗng</w:t>
            </w:r>
          </w:p>
        </w:tc>
      </w:tr>
      <w:tr>
        <w:tc>
          <w:tcPr/>
          <w:p>
            <w:pPr>
              <w:pStyle w:val="Compact"/>
              <w:spacing w:line="240" w:lineRule="auto" w:after="0"/>
              <w:jc w:val="left"/>
            </w:pPr>
            <w:r>
              <w:rPr>
                <w:rFonts w:ascii="Times New Roman" w:hAnsi="Times New Roman" w:eastAsia="Times New Roman" w:cs="Times New Roman"/>
                <w:sz w:val="22"/>
              </w:rPr>
              <w:t xml:space="preserve">lack_of_fusion</w:t>
            </w:r>
          </w:p>
        </w:tc>
        <w:tc>
          <w:tcPr/>
          <w:p>
            <w:pPr>
              <w:pStyle w:val="Compact"/>
              <w:spacing w:line="240" w:lineRule="auto" w:after="0"/>
              <w:jc w:val="left"/>
            </w:pPr>
            <w:r>
              <w:rPr>
                <w:rFonts w:ascii="Times New Roman" w:hAnsi="Times New Roman" w:eastAsia="Times New Roman" w:cs="Times New Roman"/>
                <w:sz w:val="22"/>
              </w:rPr>
              <w:t xml:space="preserve">0,85</w:t>
            </w:r>
          </w:p>
        </w:tc>
        <w:tc>
          <w:tcPr/>
          <w:p>
            <w:pPr>
              <w:pStyle w:val="Compact"/>
              <w:spacing w:line="240" w:lineRule="auto" w:after="0"/>
              <w:jc w:val="left"/>
            </w:pPr>
            <w:r>
              <w:rPr>
                <w:rFonts w:ascii="Times New Roman" w:hAnsi="Times New Roman" w:eastAsia="Times New Roman" w:cs="Times New Roman"/>
                <w:sz w:val="22"/>
              </w:rPr>
              <w:t xml:space="preserve">Giảm để tránh dải quá đen</w:t>
            </w:r>
          </w:p>
        </w:tc>
      </w:tr>
      <w:tr>
        <w:tc>
          <w:tcPr/>
          <w:p>
            <w:pPr>
              <w:pStyle w:val="Compact"/>
              <w:spacing w:line="240" w:lineRule="auto" w:after="0"/>
              <w:jc w:val="left"/>
            </w:pPr>
            <w:r>
              <w:rPr>
                <w:rFonts w:ascii="Times New Roman" w:hAnsi="Times New Roman" w:eastAsia="Times New Roman" w:cs="Times New Roman"/>
                <w:sz w:val="22"/>
              </w:rPr>
              <w:t xml:space="preserve">lack_of_penetration</w:t>
            </w:r>
          </w:p>
        </w:tc>
        <w:tc>
          <w:tcPr/>
          <w:p>
            <w:pPr>
              <w:pStyle w:val="Compact"/>
              <w:spacing w:line="240" w:lineRule="auto" w:after="0"/>
              <w:jc w:val="left"/>
            </w:pPr>
            <w:r>
              <w:rPr>
                <w:rFonts w:ascii="Times New Roman" w:hAnsi="Times New Roman" w:eastAsia="Times New Roman" w:cs="Times New Roman"/>
                <w:sz w:val="22"/>
              </w:rPr>
              <w:t xml:space="preserve">0,78</w:t>
            </w:r>
          </w:p>
        </w:tc>
        <w:tc>
          <w:tcPr/>
          <w:p>
            <w:pPr>
              <w:pStyle w:val="Compact"/>
              <w:spacing w:line="240" w:lineRule="auto" w:after="0"/>
              <w:jc w:val="left"/>
            </w:pPr>
            <w:r>
              <w:rPr>
                <w:rFonts w:ascii="Times New Roman" w:hAnsi="Times New Roman" w:eastAsia="Times New Roman" w:cs="Times New Roman"/>
                <w:sz w:val="22"/>
              </w:rPr>
              <w:t xml:space="preserve">Dải dài, cần nhẹ tay hơn</w:t>
            </w:r>
          </w:p>
        </w:tc>
      </w:tr>
      <w:tr>
        <w:tc>
          <w:tcPr/>
          <w:p>
            <w:pPr>
              <w:pStyle w:val="Compact"/>
              <w:spacing w:line="240" w:lineRule="auto" w:after="0"/>
              <w:jc w:val="left"/>
            </w:pPr>
            <w:r>
              <w:rPr>
                <w:rFonts w:ascii="Times New Roman" w:hAnsi="Times New Roman" w:eastAsia="Times New Roman" w:cs="Times New Roman"/>
                <w:sz w:val="22"/>
              </w:rPr>
              <w:t xml:space="preserve">elongated_cavity</w:t>
            </w:r>
          </w:p>
        </w:tc>
        <w:tc>
          <w:tcPr/>
          <w:p>
            <w:pPr>
              <w:pStyle w:val="Compact"/>
              <w:spacing w:line="240" w:lineRule="auto" w:after="0"/>
              <w:jc w:val="left"/>
            </w:pPr>
            <w:r>
              <w:rPr>
                <w:rFonts w:ascii="Times New Roman" w:hAnsi="Times New Roman" w:eastAsia="Times New Roman" w:cs="Times New Roman"/>
                <w:sz w:val="22"/>
              </w:rPr>
              <w:t xml:space="preserve">0,65</w:t>
            </w:r>
          </w:p>
        </w:tc>
        <w:tc>
          <w:tcPr/>
          <w:p>
            <w:pPr>
              <w:pStyle w:val="Compact"/>
              <w:spacing w:line="240" w:lineRule="auto" w:after="0"/>
              <w:jc w:val="left"/>
            </w:pPr>
            <w:r>
              <w:rPr>
                <w:rFonts w:ascii="Times New Roman" w:hAnsi="Times New Roman" w:eastAsia="Times New Roman" w:cs="Times New Roman"/>
                <w:sz w:val="22"/>
              </w:rPr>
              <w:t xml:space="preserve">Hốc lớn, làm tối mạnh gây bão hoà</w:t>
            </w:r>
          </w:p>
        </w:tc>
      </w:tr>
      <w:tr>
        <w:tc>
          <w:tcPr/>
          <w:p>
            <w:pPr>
              <w:pStyle w:val="Compact"/>
              <w:spacing w:line="240" w:lineRule="auto" w:after="0"/>
              <w:jc w:val="left"/>
            </w:pPr>
            <w:r>
              <w:rPr>
                <w:rFonts w:ascii="Times New Roman" w:hAnsi="Times New Roman" w:eastAsia="Times New Roman" w:cs="Times New Roman"/>
                <w:sz w:val="22"/>
              </w:rPr>
              <w:t xml:space="preserve">metallic_inclusion</w:t>
            </w:r>
          </w:p>
        </w:tc>
        <w:tc>
          <w:tcPr/>
          <w:p>
            <w:pPr>
              <w:pStyle w:val="Compact"/>
              <w:spacing w:line="240" w:lineRule="auto" w:after="0"/>
              <w:jc w:val="left"/>
            </w:pPr>
            <w:r>
              <w:rPr>
                <w:rFonts w:ascii="Times New Roman" w:hAnsi="Times New Roman" w:eastAsia="Times New Roman" w:cs="Times New Roman"/>
                <w:sz w:val="22"/>
              </w:rPr>
              <w:t xml:space="preserve">Bỏ qua</w:t>
            </w:r>
          </w:p>
        </w:tc>
        <w:tc>
          <w:tcPr/>
          <w:p>
            <w:pPr>
              <w:pStyle w:val="Compact"/>
              <w:spacing w:line="240" w:lineRule="auto" w:after="0"/>
              <w:jc w:val="left"/>
            </w:pPr>
            <w:r>
              <w:rPr>
                <w:rFonts w:ascii="Times New Roman" w:hAnsi="Times New Roman" w:eastAsia="Times New Roman" w:cs="Times New Roman"/>
                <w:sz w:val="22"/>
              </w:rPr>
              <w:t xml:space="preserve">Quy ước ngược, hiện sáng chứ không tối</w:t>
            </w:r>
          </w:p>
        </w:tc>
      </w:tr>
    </w:tbl>
    <w:p>
      <w:pPr>
        <w:pStyle w:val="BodyText"/>
        <w:spacing w:line="360" w:lineRule="auto" w:after="0"/>
        <w:ind w:firstLine="567"/>
        <w:jc w:val="both"/>
      </w:pPr>
      <w:r>
        <w:rPr>
          <w:rFonts w:ascii="Times New Roman" w:hAnsi="Times New Roman" w:eastAsia="Times New Roman" w:cs="Times New Roman"/>
          <w:sz w:val="26"/>
        </w:rPr>
        <w:t xml:space="preserve">Đây là bước can thiệp mạnh nhất trong toàn quy trình, và cũng là điểm yếu lớn nhất của thiết kế hiện tại. Mục 4.7 phân tích hệ quả; mục 5.3 đề xuất cách sửa từ gốc.</w:t>
      </w:r>
    </w:p>
    <w:p>
      <w:pPr>
        <w:pStyle w:val="CaptionedFigure"/>
        <w:jc w:val="center"/>
      </w:pPr>
      <w:r>
        <w:drawing>
          <wp:inline>
            <wp:extent cx="5918200" cy="1932473"/>
            <wp:effectExtent b="0" l="0" r="0" t="0"/>
            <wp:docPr descr="Hình 3.3: Ảnh nền sạch, mặt nạ chú thích và ảnh tổng hợp của một mẫu nứt" title="" id="56" name="Picture"/>
            <a:graphic>
              <a:graphicData uri="http://schemas.openxmlformats.org/drawingml/2006/picture">
                <pic:pic>
                  <pic:nvPicPr>
                    <pic:cNvPr descr="figures/fig-3-3-nen-mask-tonghop.png" id="57" name="Picture"/>
                    <pic:cNvPicPr>
                      <a:picLocks noChangeArrowheads="1" noChangeAspect="1"/>
                    </pic:cNvPicPr>
                  </pic:nvPicPr>
                  <pic:blipFill>
                    <a:blip r:embed="rId55"/>
                    <a:stretch>
                      <a:fillRect/>
                    </a:stretch>
                  </pic:blipFill>
                  <pic:spPr bwMode="auto">
                    <a:xfrm>
                      <a:off x="0" y="0"/>
                      <a:ext cx="5918200" cy="1932473"/>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3.3: Ảnh nền sạch, mặt nạ chú thích và ảnh tổng hợp của một mẫu nứt</w:t>
      </w:r>
    </w:p>
    <w:p>
      <w:pPr>
        <w:pStyle w:val="BodyText"/>
        <w:spacing w:line="360" w:lineRule="auto" w:after="0"/>
        <w:ind w:firstLine="567"/>
        <w:jc w:val="both"/>
      </w:pPr>
      <w:r>
        <w:rPr>
          <w:rFonts w:ascii="Times New Roman" w:hAnsi="Times New Roman" w:eastAsia="Times New Roman" w:cs="Times New Roman"/>
          <w:sz w:val="26"/>
        </w:rPr>
        <w:t xml:space="preserve">Mỗi ảnh đi kèm một tệp JSON siêu dữ liệu ghi mã công việc, lớp khuyết tật, hạt giống, đường dẫn ảnh nền, độ phân giải và dấu thời gian. Nhờ hạt giống và đường dẫn nền được lưu, mọi ảnh trong tập đều tái lập được.</w:t>
      </w:r>
    </w:p>
    <w:bookmarkEnd w:id="58"/>
    <w:bookmarkEnd w:id="59"/>
    <w:bookmarkStart w:id="60" w:name="chú-thích-tự-động-coco-và-yolo"/>
    <w:p>
      <w:pPr>
        <w:pStyle w:val="Heading2"/>
      </w:pPr>
      <w:r>
        <w:t xml:space="preserve">3.6. Chú thích tự động COCO và YOLO</w:t>
      </w:r>
    </w:p>
    <w:p>
      <w:pPr>
        <w:pStyle w:val="FirstParagraph"/>
        <w:spacing w:line="360" w:lineRule="auto" w:after="0"/>
        <w:ind w:firstLine="567"/>
        <w:jc w:val="both"/>
      </w:pPr>
      <w:r>
        <w:rPr>
          <w:rFonts w:ascii="Times New Roman" w:hAnsi="Times New Roman" w:eastAsia="Times New Roman" w:cs="Times New Roman"/>
          <w:sz w:val="26"/>
        </w:rPr>
        <w:t xml:space="preserve">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post_processing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916 dòng mã, chuyển mặt nạ chú thích thành hai định dạng nhãn chuẩn.</w:t>
      </w:r>
    </w:p>
    <w:p>
      <w:pPr>
        <w:pStyle w:val="BodyText"/>
        <w:spacing w:line="360" w:lineRule="auto" w:after="0"/>
        <w:ind w:firstLine="567"/>
        <w:jc w:val="both"/>
      </w:pPr>
      <w:r>
        <w:rPr>
          <w:rFonts w:ascii="Times New Roman" w:hAnsi="Times New Roman" w:eastAsia="Times New Roman" w:cs="Times New Roman"/>
          <w:sz w:val="26"/>
        </w:rPr>
        <w:t xml:space="preserve">Với mỗi mặt nạ, bộ chuyển đổi tìm các thành phần liên thông, với mỗi thành phần tính hộp bao và trích đường bao ngoài làm đa giác phân đoạn. Kết quả ghi vào:</w:t>
      </w:r>
    </w:p>
    <w:p>
      <w:pPr>
        <w:numPr>
          <w:ilvl w:val="0"/>
          <w:numId w:val="1010"/>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COCO JSON</w:t>
      </w:r>
      <w:r>
        <w:rPr>
          <w:rFonts w:ascii="Times New Roman" w:hAnsi="Times New Roman" w:eastAsia="Times New Roman" w:cs="Times New Roman"/>
          <w:sz w:val="26"/>
        </w:rPr>
        <w:t xml:space="preserve">: mỗi chú thích gồm mã, mã ảnh, mã lớp, hộp bao dạng [x, y, rộng, cao], diện tích và danh sách đa giác phân đoạn. Tệp kiểm tra được bằng thư viện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pycocotools</w:t>
      </w:r>
      <w:r>
        <w:rPr>
          <w:rFonts w:ascii="Times New Roman" w:hAnsi="Times New Roman" w:eastAsia="Times New Roman" w:cs="Times New Roman"/>
          <w:sz w:val="26"/>
        </w:rPr>
        <w:t xml:space="preserve">.</w:t>
      </w:r>
    </w:p>
    <w:p>
      <w:pPr>
        <w:numPr>
          <w:ilvl w:val="0"/>
          <w:numId w:val="1010"/>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YOLO TXT</w:t>
      </w:r>
      <w:r>
        <w:rPr>
          <w:rFonts w:ascii="Times New Roman" w:hAnsi="Times New Roman" w:eastAsia="Times New Roman" w:cs="Times New Roman"/>
          <w:sz w:val="26"/>
        </w:rPr>
        <w:t xml:space="preserve">: mỗi dòng gồm mã lớp và bốn số thực đã chuẩn hoá theo kích thước ảnh, là tâm x, tâm y, chiều rộng và chiều cao. Kèm tệp</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data.yaml</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khai báo đường dẫn và danh sách lớp để Ultralytics nạp trực tiếp.</w:t>
      </w:r>
    </w:p>
    <w:p>
      <w:pPr>
        <w:pStyle w:val="FirstParagraph"/>
        <w:spacing w:line="360" w:lineRule="auto" w:after="0"/>
        <w:ind w:firstLine="567"/>
        <w:jc w:val="both"/>
      </w:pPr>
      <w:r>
        <w:rPr>
          <w:rFonts w:ascii="Times New Roman" w:hAnsi="Times New Roman" w:eastAsia="Times New Roman" w:cs="Times New Roman"/>
          <w:sz w:val="26"/>
        </w:rPr>
        <w:t xml:space="preserve">Bộ chia tập tách dữ liệu theo tỷ lệ 70/20/10 cho huấn luyện, xác thực và kiểm tra, có phân tầng theo lớp khuyết tật để mỗi tập giữ đúng phân bố lớp của tập tổng.</w:t>
      </w:r>
    </w:p>
    <w:p>
      <w:pPr>
        <w:pStyle w:val="BodyText"/>
        <w:spacing w:line="360" w:lineRule="auto" w:after="0"/>
        <w:ind w:firstLine="567"/>
        <w:jc w:val="both"/>
      </w:pPr>
      <w:r>
        <w:rPr>
          <w:rFonts w:ascii="Times New Roman" w:hAnsi="Times New Roman" w:eastAsia="Times New Roman" w:cs="Times New Roman"/>
          <w:sz w:val="26"/>
        </w:rPr>
        <w:t xml:space="preserve">Ngoài đường chú thích sinh từ mặt nạ, đồ án còn cài 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auto_labeler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(914 dòng) dùng YOLO phát hiện sơ bộ rồi SAM phân đoạn, phục vụ gán nhãn bán tự động cho ảnh thật chưa có nhãn. Mô-đun này nằm ngoài đường sinh ảnh tổng hợp nhưng dùng chung định dạng đầu ra, nên ảnh thật đã gán nhãn có thể trộn trực tiếp với ảnh tổng hợp.</w:t>
      </w:r>
    </w:p>
    <w:bookmarkEnd w:id="60"/>
    <w:bookmarkStart w:id="61" w:name="đảm-bảo-chất-lượng-và-các-cổng-kiểm-định"/>
    <w:p>
      <w:pPr>
        <w:pStyle w:val="Heading2"/>
      </w:pPr>
      <w:r>
        <w:t xml:space="preserve">3.7. Đảm bảo chất lượng và các cổng kiểm định</w:t>
      </w:r>
    </w:p>
    <w:p>
      <w:pPr>
        <w:pStyle w:val="FirstParagraph"/>
        <w:spacing w:line="360" w:lineRule="auto" w:after="0"/>
        <w:ind w:firstLine="567"/>
        <w:jc w:val="both"/>
      </w:pPr>
      <w:r>
        <w:rPr>
          <w:rFonts w:ascii="Times New Roman" w:hAnsi="Times New Roman" w:eastAsia="Times New Roman" w:cs="Times New Roman"/>
          <w:sz w:val="26"/>
        </w:rPr>
        <w:t xml:space="preserve">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qa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1.059 dòng, chạy sau mỗi lô sản xuất.</w:t>
      </w:r>
    </w:p>
    <w:p>
      <w:pPr>
        <w:pStyle w:val="BodyText"/>
        <w:spacing w:line="240" w:lineRule="auto"/>
        <w:jc w:val="left"/>
      </w:pPr>
      <w:r>
        <w:rPr>
          <w:bCs/>
          <w:rFonts w:ascii="Times New Roman" w:hAnsi="Times New Roman" w:eastAsia="Times New Roman" w:cs="Times New Roman"/>
          <w:b/>
          <w:sz w:val="24"/>
        </w:rPr>
        <w:t xml:space="preserve">Bảng 3.9: Các cổng chất lượng và ngưỡng chấp nhận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Cổng</w:t>
            </w:r>
          </w:p>
        </w:tc>
        <w:tc>
          <w:tcPr/>
          <w:p>
            <w:pPr>
              <w:pStyle w:val="Compact"/>
              <w:spacing w:line="240" w:lineRule="auto" w:after="0"/>
              <w:jc w:val="left"/>
            </w:pPr>
            <w:r>
              <w:rPr>
                <w:rFonts w:ascii="Times New Roman" w:hAnsi="Times New Roman" w:eastAsia="Times New Roman" w:cs="Times New Roman"/>
                <w:sz w:val="22"/>
              </w:rPr>
              <w:t xml:space="preserve">Chỉ số</w:t>
            </w:r>
          </w:p>
        </w:tc>
        <w:tc>
          <w:tcPr/>
          <w:p>
            <w:pPr>
              <w:pStyle w:val="Compact"/>
              <w:spacing w:line="240" w:lineRule="auto" w:after="0"/>
              <w:jc w:val="left"/>
            </w:pPr>
            <w:r>
              <w:rPr>
                <w:rFonts w:ascii="Times New Roman" w:hAnsi="Times New Roman" w:eastAsia="Times New Roman" w:cs="Times New Roman"/>
                <w:sz w:val="22"/>
              </w:rPr>
              <w:t xml:space="preserve">Ngưỡng</w:t>
            </w:r>
          </w:p>
        </w:tc>
        <w:tc>
          <w:tcPr/>
          <w:p>
            <w:pPr>
              <w:pStyle w:val="Compact"/>
              <w:spacing w:line="240" w:lineRule="auto" w:after="0"/>
              <w:jc w:val="left"/>
            </w:pPr>
            <w:r>
              <w:rPr>
                <w:rFonts w:ascii="Times New Roman" w:hAnsi="Times New Roman" w:eastAsia="Times New Roman" w:cs="Times New Roman"/>
                <w:sz w:val="22"/>
              </w:rPr>
              <w:t xml:space="preserve">Hành động khi không đạt</w:t>
            </w:r>
          </w:p>
        </w:tc>
      </w:tr>
      <w:tr>
        <w:tc>
          <w:tcPr/>
          <w:p>
            <w:pPr>
              <w:pStyle w:val="Compact"/>
              <w:spacing w:line="240" w:lineRule="auto" w:after="0"/>
              <w:jc w:val="left"/>
            </w:pPr>
            <w:r>
              <w:rPr>
                <w:rFonts w:ascii="Times New Roman" w:hAnsi="Times New Roman" w:eastAsia="Times New Roman" w:cs="Times New Roman"/>
                <w:sz w:val="22"/>
              </w:rPr>
              <w:t xml:space="preserve">Bảo toàn nền</w:t>
            </w:r>
          </w:p>
        </w:tc>
        <w:tc>
          <w:tcPr/>
          <w:p>
            <w:pPr>
              <w:pStyle w:val="Compact"/>
              <w:spacing w:line="240" w:lineRule="auto" w:after="0"/>
              <w:jc w:val="left"/>
            </w:pPr>
            <w:r>
              <w:rPr>
                <w:rFonts w:ascii="Times New Roman" w:hAnsi="Times New Roman" w:eastAsia="Times New Roman" w:cs="Times New Roman"/>
                <w:sz w:val="22"/>
              </w:rPr>
              <w:t xml:space="preserve">SSIM trung bình giữa ảnh tổng hợp và ảnh nền gốc</w:t>
            </w:r>
          </w:p>
        </w:tc>
        <w:tc>
          <w:tcPr/>
          <w:p>
            <w:pPr>
              <w:pStyle w:val="Compact"/>
              <w:spacing w:line="240" w:lineRule="auto" w:after="0"/>
              <w:jc w:val="left"/>
            </w:pPr>
            <w:r>
              <w:rPr>
                <w:rFonts w:ascii="Times New Roman" w:hAnsi="Times New Roman" w:eastAsia="Times New Roman" w:cs="Times New Roman"/>
                <w:sz w:val="22"/>
              </w:rPr>
              <w:t xml:space="preserve">≥ 0,90</w:t>
            </w:r>
          </w:p>
        </w:tc>
        <w:tc>
          <w:tcPr/>
          <w:p>
            <w:pPr>
              <w:pStyle w:val="Compact"/>
              <w:spacing w:line="240" w:lineRule="auto" w:after="0"/>
              <w:jc w:val="left"/>
            </w:pPr>
            <w:r>
              <w:rPr>
                <w:rFonts w:ascii="Times New Roman" w:hAnsi="Times New Roman" w:eastAsia="Times New Roman" w:cs="Times New Roman"/>
                <w:sz w:val="22"/>
              </w:rPr>
              <w:t xml:space="preserve">Cảnh báo, xem lại độ mạnh LoRA</w:t>
            </w:r>
          </w:p>
        </w:tc>
      </w:tr>
      <w:tr>
        <w:tc>
          <w:tcPr/>
          <w:p>
            <w:pPr>
              <w:pStyle w:val="Compact"/>
              <w:spacing w:line="240" w:lineRule="auto" w:after="0"/>
              <w:jc w:val="left"/>
            </w:pPr>
            <w:r>
              <w:rPr>
                <w:rFonts w:ascii="Times New Roman" w:hAnsi="Times New Roman" w:eastAsia="Times New Roman" w:cs="Times New Roman"/>
                <w:sz w:val="22"/>
              </w:rPr>
              <w:t xml:space="preserve">Tỷ lệ đạt SSIM</w:t>
            </w:r>
          </w:p>
        </w:tc>
        <w:tc>
          <w:tcPr/>
          <w:p>
            <w:pPr>
              <w:pStyle w:val="Compact"/>
              <w:spacing w:line="240" w:lineRule="auto" w:after="0"/>
              <w:jc w:val="left"/>
            </w:pPr>
            <w:r>
              <w:rPr>
                <w:rFonts w:ascii="Times New Roman" w:hAnsi="Times New Roman" w:eastAsia="Times New Roman" w:cs="Times New Roman"/>
                <w:sz w:val="22"/>
              </w:rPr>
              <w:t xml:space="preserve">Phần trăm ảnh vượt ngưỡng</w:t>
            </w:r>
          </w:p>
        </w:tc>
        <w:tc>
          <w:tcPr/>
          <w:p>
            <w:pPr>
              <w:pStyle w:val="Compact"/>
              <w:spacing w:line="240" w:lineRule="auto" w:after="0"/>
              <w:jc w:val="left"/>
            </w:pPr>
            <w:r>
              <w:rPr>
                <w:rFonts w:ascii="Times New Roman" w:hAnsi="Times New Roman" w:eastAsia="Times New Roman" w:cs="Times New Roman"/>
                <w:sz w:val="22"/>
              </w:rPr>
              <w:t xml:space="preserve">≥ 85%</w:t>
            </w:r>
          </w:p>
        </w:tc>
        <w:tc>
          <w:tcPr/>
          <w:p>
            <w:pPr>
              <w:pStyle w:val="Compact"/>
              <w:spacing w:line="240" w:lineRule="auto" w:after="0"/>
              <w:jc w:val="left"/>
            </w:pPr>
            <w:r>
              <w:rPr>
                <w:rFonts w:ascii="Times New Roman" w:hAnsi="Times New Roman" w:eastAsia="Times New Roman" w:cs="Times New Roman"/>
                <w:sz w:val="22"/>
              </w:rPr>
              <w:t xml:space="preserve">Cảnh báo</w:t>
            </w:r>
          </w:p>
        </w:tc>
      </w:tr>
      <w:tr>
        <w:tc>
          <w:tcPr/>
          <w:p>
            <w:pPr>
              <w:pStyle w:val="Compact"/>
              <w:spacing w:line="240" w:lineRule="auto" w:after="0"/>
              <w:jc w:val="left"/>
            </w:pPr>
            <w:r>
              <w:rPr>
                <w:rFonts w:ascii="Times New Roman" w:hAnsi="Times New Roman" w:eastAsia="Times New Roman" w:cs="Times New Roman"/>
                <w:sz w:val="22"/>
              </w:rPr>
              <w:t xml:space="preserve">Tính hợp lệ chú thích</w:t>
            </w:r>
          </w:p>
        </w:tc>
        <w:tc>
          <w:tcPr/>
          <w:p>
            <w:pPr>
              <w:pStyle w:val="Compact"/>
              <w:spacing w:line="240" w:lineRule="auto" w:after="0"/>
              <w:jc w:val="left"/>
            </w:pPr>
            <w:r>
              <w:rPr>
                <w:rFonts w:ascii="Times New Roman" w:hAnsi="Times New Roman" w:eastAsia="Times New Roman" w:cs="Times New Roman"/>
                <w:sz w:val="22"/>
              </w:rPr>
              <w:t xml:space="preserve">Số lỗi khi nạp COCO và YOLO</w:t>
            </w:r>
          </w:p>
        </w:tc>
        <w:tc>
          <w:tcPr/>
          <w:p>
            <w:pPr>
              <w:pStyle w:val="Compact"/>
              <w:spacing w:line="240" w:lineRule="auto" w:after="0"/>
              <w:jc w:val="left"/>
            </w:pPr>
            <w:r>
              <w:rPr>
                <w:rFonts w:ascii="Times New Roman" w:hAnsi="Times New Roman" w:eastAsia="Times New Roman" w:cs="Times New Roman"/>
                <w:sz w:val="22"/>
              </w:rPr>
              <w:t xml:space="preserve">0 lỗi</w:t>
            </w:r>
          </w:p>
        </w:tc>
        <w:tc>
          <w:tcPr/>
          <w:p>
            <w:pPr>
              <w:pStyle w:val="Compact"/>
              <w:spacing w:line="240" w:lineRule="auto" w:after="0"/>
              <w:jc w:val="left"/>
            </w:pPr>
            <w:r>
              <w:rPr>
                <w:rFonts w:ascii="Times New Roman" w:hAnsi="Times New Roman" w:eastAsia="Times New Roman" w:cs="Times New Roman"/>
                <w:sz w:val="22"/>
              </w:rPr>
              <w:t xml:space="preserve">Dừng, không cho lô đi tiếp</w:t>
            </w:r>
          </w:p>
        </w:tc>
      </w:tr>
      <w:tr>
        <w:tc>
          <w:tcPr/>
          <w:p>
            <w:pPr>
              <w:pStyle w:val="Compact"/>
              <w:spacing w:line="240" w:lineRule="auto" w:after="0"/>
              <w:jc w:val="left"/>
            </w:pPr>
            <w:r>
              <w:rPr>
                <w:rFonts w:ascii="Times New Roman" w:hAnsi="Times New Roman" w:eastAsia="Times New Roman" w:cs="Times New Roman"/>
                <w:sz w:val="22"/>
              </w:rPr>
              <w:t xml:space="preserve">Cân bằng phân bố</w:t>
            </w:r>
          </w:p>
        </w:tc>
        <w:tc>
          <w:tcPr/>
          <w:p>
            <w:pPr>
              <w:pStyle w:val="Compact"/>
              <w:spacing w:line="240" w:lineRule="auto" w:after="0"/>
              <w:jc w:val="left"/>
            </w:pPr>
            <w:r>
              <w:rPr>
                <w:rFonts w:ascii="Times New Roman" w:hAnsi="Times New Roman" w:eastAsia="Times New Roman" w:cs="Times New Roman"/>
                <w:sz w:val="22"/>
              </w:rPr>
              <w:t xml:space="preserve">Sai lệch tỷ lệ mỗi lớp so với khai báo</w:t>
            </w:r>
          </w:p>
        </w:tc>
        <w:tc>
          <w:tcPr/>
          <w:p>
            <w:pPr>
              <w:pStyle w:val="Compact"/>
              <w:spacing w:line="240" w:lineRule="auto" w:after="0"/>
              <w:jc w:val="left"/>
            </w:pPr>
            <w:r>
              <w:rPr>
                <w:rFonts w:ascii="Times New Roman" w:hAnsi="Times New Roman" w:eastAsia="Times New Roman" w:cs="Times New Roman"/>
                <w:sz w:val="22"/>
              </w:rPr>
              <w:t xml:space="preserve">≤ 2%</w:t>
            </w:r>
          </w:p>
        </w:tc>
        <w:tc>
          <w:tcPr/>
          <w:p>
            <w:pPr>
              <w:pStyle w:val="Compact"/>
              <w:spacing w:line="240" w:lineRule="auto" w:after="0"/>
              <w:jc w:val="left"/>
            </w:pPr>
            <w:r>
              <w:rPr>
                <w:rFonts w:ascii="Times New Roman" w:hAnsi="Times New Roman" w:eastAsia="Times New Roman" w:cs="Times New Roman"/>
                <w:sz w:val="22"/>
              </w:rPr>
              <w:t xml:space="preserve">Cảnh báo, điều chỉnh bộ lập lịch</w:t>
            </w:r>
          </w:p>
        </w:tc>
      </w:tr>
      <w:tr>
        <w:tc>
          <w:tcPr/>
          <w:p>
            <w:pPr>
              <w:pStyle w:val="Compact"/>
              <w:spacing w:line="240" w:lineRule="auto" w:after="0"/>
              <w:jc w:val="left"/>
            </w:pPr>
            <w:r>
              <w:rPr>
                <w:rFonts w:ascii="Times New Roman" w:hAnsi="Times New Roman" w:eastAsia="Times New Roman" w:cs="Times New Roman"/>
                <w:sz w:val="22"/>
              </w:rPr>
              <w:t xml:space="preserve">Kiểm tra bằng mắt</w:t>
            </w:r>
          </w:p>
        </w:tc>
        <w:tc>
          <w:tcPr/>
          <w:p>
            <w:pPr>
              <w:pStyle w:val="Compact"/>
              <w:spacing w:line="240" w:lineRule="auto" w:after="0"/>
              <w:jc w:val="left"/>
            </w:pPr>
            <w:r>
              <w:rPr>
                <w:rFonts w:ascii="Times New Roman" w:hAnsi="Times New Roman" w:eastAsia="Times New Roman" w:cs="Times New Roman"/>
                <w:sz w:val="22"/>
              </w:rPr>
              <w:t xml:space="preserve">Tỷ lệ đạt khi xem lưới ảnh mẫu</w:t>
            </w:r>
          </w:p>
        </w:tc>
        <w:tc>
          <w:tcPr/>
          <w:p>
            <w:pPr>
              <w:pStyle w:val="Compact"/>
              <w:spacing w:line="240" w:lineRule="auto" w:after="0"/>
              <w:jc w:val="left"/>
            </w:pPr>
            <w:r>
              <w:rPr>
                <w:rFonts w:ascii="Times New Roman" w:hAnsi="Times New Roman" w:eastAsia="Times New Roman" w:cs="Times New Roman"/>
                <w:sz w:val="22"/>
              </w:rPr>
              <w:t xml:space="preserve">&gt; 95%</w:t>
            </w:r>
          </w:p>
        </w:tc>
        <w:tc>
          <w:tcPr/>
          <w:p>
            <w:pPr>
              <w:pStyle w:val="Compact"/>
              <w:spacing w:line="240" w:lineRule="auto" w:after="0"/>
              <w:jc w:val="left"/>
            </w:pPr>
            <w:r>
              <w:rPr>
                <w:rFonts w:ascii="Times New Roman" w:hAnsi="Times New Roman" w:eastAsia="Times New Roman" w:cs="Times New Roman"/>
                <w:sz w:val="22"/>
              </w:rPr>
              <w:t xml:space="preserve">Xem lại thủ công</w:t>
            </w:r>
          </w:p>
        </w:tc>
      </w:tr>
    </w:tbl>
    <w:p>
      <w:pPr>
        <w:pStyle w:val="BodyText"/>
        <w:spacing w:line="360" w:lineRule="auto" w:after="0"/>
        <w:ind w:firstLine="567"/>
        <w:jc w:val="both"/>
      </w:pPr>
      <w:r>
        <w:rPr>
          <w:rFonts w:ascii="Times New Roman" w:hAnsi="Times New Roman" w:eastAsia="Times New Roman" w:cs="Times New Roman"/>
          <w:sz w:val="26"/>
        </w:rPr>
        <w:t xml:space="preserve">Bộ kiểm tra bằng mắt sinh một trang HTML tự chứa gồm lưới ảnh lấy ngẫu nhiên 1% tới 2% của lô, kèm mặt nạ chồng lên ảnh, để người vận hành duyệt nhanh. Danh sách kiểm tra gồm năm mục: khuyết tật trông có thật không, có nằm đúng vùng hàn không, nền có bị biến dạng không, có nhiễu màu không, và chú thích có khớp khuyết tật không.</w:t>
      </w:r>
    </w:p>
    <w:p>
      <w:pPr>
        <w:pStyle w:val="BodyText"/>
        <w:spacing w:line="360" w:lineRule="auto" w:after="0"/>
        <w:ind w:firstLine="567"/>
        <w:jc w:val="both"/>
      </w:pPr>
      <w:r>
        <w:rPr>
          <w:rFonts w:ascii="Times New Roman" w:hAnsi="Times New Roman" w:eastAsia="Times New Roman" w:cs="Times New Roman"/>
          <w:sz w:val="26"/>
        </w:rPr>
        <w:t xml:space="preserve">Các chỉ số FID, SSIM so với ảnh thật và độ nét được tính ở 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benchmark</w:t>
      </w:r>
      <w:r>
        <w:rPr>
          <w:rFonts w:ascii="Times New Roman" w:hAnsi="Times New Roman" w:eastAsia="Times New Roman" w:cs="Times New Roman"/>
          <w:sz w:val="26"/>
        </w:rPr>
        <w:t xml:space="preserve">, chạy hậu kỳ chứ chưa đưa vào vòng lặp sản xuất. </w:t>
      </w:r>
      <w:del w:id="1037" w:author="AI Reviewer" w:date="2026-09-24T09:18:14Z">
        <w:r>
          <w:rPr>
            <w:rFonts w:ascii="Times New Roman" w:hAnsi="Times New Roman" w:eastAsia="Times New Roman" w:cs="Times New Roman"/>
            <w:sz w:val="26"/>
          </w:rPr>
          <w:delText xml:space="preserve">Đây là một hạn chế: lô ảnh</w:delText>
        </w:r>
      </w:del>
      <w:ins w:id="1038" w:author="AI Reviewer" w:date="2026-09-24T09:18:14Z">
        <w:r>
          <w:rPr>
            <w:rFonts w:ascii="Times New Roman" w:hAnsi="Times New Roman" w:eastAsia="Times New Roman" w:cs="Times New Roman"/>
            <w:sz w:val="26"/>
          </w:rPr>
          <w:t xml:space="preserve">Đây là hạn chế: lô ảnh</w:t>
        </w:r>
      </w:ins>
      <w:r>
        <w:rPr>
          <w:rFonts w:ascii="Times New Roman" w:hAnsi="Times New Roman" w:eastAsia="Times New Roman" w:cs="Times New Roman"/>
          <w:sz w:val="26"/>
        </w:rPr>
        <w:t xml:space="preserve"> chỉ bị phát hiện kém chất lượng sau khi đã sinh xong toàn bộ.</w:t>
      </w:r>
    </w:p>
    <w:bookmarkEnd w:id="61"/>
    <w:bookmarkStart w:id="62" w:name="giao-diện-vận-hành-một-nút-bấm"/>
    <w:p>
      <w:pPr>
        <w:pStyle w:val="Heading2"/>
      </w:pPr>
      <w:r>
        <w:t xml:space="preserve">3.8. Giao diện vận hành một nút bấm</w:t>
      </w:r>
    </w:p>
    <w:p>
      <w:pPr>
        <w:pStyle w:val="FirstParagraph"/>
        <w:spacing w:line="360" w:lineRule="auto" w:after="0"/>
        <w:ind w:firstLine="567"/>
        <w:jc w:val="both"/>
      </w:pPr>
      <w:r>
        <w:rPr>
          <w:rFonts w:ascii="Times New Roman" w:hAnsi="Times New Roman" w:eastAsia="Times New Roman" w:cs="Times New Roman"/>
          <w:sz w:val="26"/>
        </w:rPr>
        <w:t xml:space="preserve">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launcher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phần lớn nhất của hệ thống, 6.259 dòng mã chia thành 22 tệp, dựng bằng Gradio và chạy thường trú như một dịch vụ systemd.</w:t>
      </w:r>
    </w:p>
    <w:p>
      <w:pPr>
        <w:pStyle w:val="BodyText"/>
        <w:spacing w:line="360" w:lineRule="auto" w:after="0"/>
        <w:ind w:firstLine="567"/>
        <w:jc w:val="both"/>
      </w:pPr>
      <w:r>
        <w:rPr>
          <w:rFonts w:ascii="Times New Roman" w:hAnsi="Times New Roman" w:eastAsia="Times New Roman" w:cs="Times New Roman"/>
          <w:sz w:val="26"/>
        </w:rPr>
        <w:t xml:space="preserve">Giao diện chia thành các bảng chức năng, mỗi bảng một tệp riêng: bảng sinh ảnh, bảng huấn luyện LoRA, bảng tiến độ, bảng dữ liệu, bảng gán nhãn tự động, bảng kết quả. Phía sau có bộ quản lý tiến trình sinh ảnh, bộ quản lý tiến trình huấn luyện, bộ điều phối các giai đoạn, bộ theo dõi tiến độ và bộ xử lý lỗi.</w:t>
      </w:r>
    </w:p>
    <w:p>
      <w:pPr>
        <w:pStyle w:val="BodyText"/>
        <w:spacing w:line="360" w:lineRule="auto" w:after="0"/>
        <w:ind w:firstLine="567"/>
        <w:jc w:val="both"/>
      </w:pPr>
      <w:r>
        <w:rPr>
          <w:rFonts w:ascii="Times New Roman" w:hAnsi="Times New Roman" w:eastAsia="Times New Roman" w:cs="Times New Roman"/>
          <w:sz w:val="26"/>
        </w:rPr>
        <w:t xml:space="preserve">Người vận hành chọn một cấu hình sẵn (thử 500 ảnh, chuẩn 20.000 ảnh, đầy đủ 100.000 ảnh), bấm chạy, rồi theo dõi tiến độ, nhiệt độ GPU và thông lượng theo thời gian thực. Khi kết thúc, giao diện cho tải trực tiếp bộ dữ liệu COCO và YOLO.</w:t>
      </w:r>
    </w:p>
    <w:p>
      <w:pPr>
        <w:pStyle w:val="BodyText"/>
        <w:spacing w:line="360" w:lineRule="auto" w:after="0"/>
        <w:ind w:firstLine="567"/>
        <w:jc w:val="both"/>
      </w:pPr>
      <w:r>
        <w:rPr>
          <w:rFonts w:ascii="Times New Roman" w:hAnsi="Times New Roman" w:eastAsia="Times New Roman" w:cs="Times New Roman"/>
          <w:sz w:val="26"/>
        </w:rPr>
        <w:t xml:space="preserve">Giao diện áp dụng phong cách nền tối để giảm mỏi mắt khi theo dõi các phiên sản xuất kéo dài nhiều giờ.</w:t>
      </w:r>
    </w:p>
    <w:bookmarkEnd w:id="62"/>
    <w:bookmarkStart w:id="63" w:name="X2e828ff03c573ce90051000e9bd0a576d02b9e1"/>
    <w:p>
      <w:pPr>
        <w:pStyle w:val="Heading2"/>
      </w:pPr>
      <w:r>
        <w:t xml:space="preserve">3.9. Thiết kế thực nghiệm so sánh sáu mô hình nền</w:t>
      </w:r>
    </w:p>
    <w:p>
      <w:pPr>
        <w:pStyle w:val="FirstParagraph"/>
        <w:spacing w:line="360" w:lineRule="auto" w:after="0"/>
        <w:ind w:firstLine="567"/>
        <w:jc w:val="both"/>
      </w:pPr>
      <w:r>
        <w:rPr>
          <w:rFonts w:ascii="Times New Roman" w:hAnsi="Times New Roman" w:eastAsia="Times New Roman" w:cs="Times New Roman"/>
          <w:sz w:val="26"/>
        </w:rPr>
        <w:t xml:space="preserve">Câu hỏi thực nghiệm: mô hình nền Stable Diffusion 1.5 nào cho ảnh mối hàn tổng hợp chất lượng cao nhất sau khi tinh chỉnh LoRA. Sáu ứng viên gồm một mô hình đối chứng và năm mô hình thách thức:</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Stable Diffusion 1.5 gốc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(đối chứng).</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MedXRay</w:t>
      </w:r>
      <w:r>
        <w:rPr>
          <w:rFonts w:ascii="Times New Roman" w:hAnsi="Times New Roman" w:eastAsia="Times New Roman" w:cs="Times New Roman"/>
          <w:sz w:val="26"/>
        </w:rPr>
        <w:t xml:space="preserve">: biến thể chuyên ảnh X-quang y tế.</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Realistic Vision V5.1</w:t>
      </w:r>
      <w:r>
        <w:rPr>
          <w:rFonts w:ascii="Times New Roman" w:hAnsi="Times New Roman" w:eastAsia="Times New Roman" w:cs="Times New Roman"/>
          <w:sz w:val="26"/>
        </w:rPr>
        <w:t xml:space="preserve">: tối ưu cho độ chân thực ảnh chụp.</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Absolute Reality v1.8.1</w:t>
      </w:r>
      <w:r>
        <w:rPr>
          <w:rFonts w:ascii="Times New Roman" w:hAnsi="Times New Roman" w:eastAsia="Times New Roman" w:cs="Times New Roman"/>
          <w:sz w:val="26"/>
        </w:rPr>
        <w:t xml:space="preserve">: cân bằng chất lượng chung.</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CyberRealistic V4.2</w:t>
      </w:r>
      <w:r>
        <w:rPr>
          <w:rFonts w:ascii="Times New Roman" w:hAnsi="Times New Roman" w:eastAsia="Times New Roman" w:cs="Times New Roman"/>
          <w:sz w:val="26"/>
        </w:rPr>
        <w:t xml:space="preserve">: thiên về phong cách.</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MedXRay Direct</w:t>
      </w:r>
      <w:r>
        <w:rPr>
          <w:rFonts w:ascii="Times New Roman" w:hAnsi="Times New Roman" w:eastAsia="Times New Roman" w:cs="Times New Roman"/>
          <w:sz w:val="26"/>
        </w:rPr>
        <w:t xml:space="preserve">: biến thể y tế thứ hai.</w:t>
      </w:r>
    </w:p>
    <w:p>
      <w:pPr>
        <w:pStyle w:val="FirstParagraph"/>
        <w:spacing w:line="360" w:lineRule="auto" w:after="0"/>
        <w:ind w:firstLine="567"/>
        <w:jc w:val="both"/>
      </w:pPr>
      <w:r>
        <w:rPr>
          <w:rFonts w:ascii="Times New Roman" w:hAnsi="Times New Roman" w:eastAsia="Times New Roman" w:cs="Times New Roman"/>
          <w:sz w:val="26"/>
        </w:rPr>
        <w:t xml:space="preserve">Ba nguyên tắc bảo đảm so sánh công bằng:</w:t>
      </w:r>
    </w:p>
    <w:p>
      <w:pPr>
        <w:numPr>
          <w:ilvl w:val="0"/>
          <w:numId w:val="1012"/>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Siêu tham số huấn luyện giống hệt nhau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giữa các mô hình nền cho cùng một lớp khuyết tật, nên chênh lệch kết quả quy về mô hình nền chứ không phải cách huấn luyện.</w:t>
      </w:r>
    </w:p>
    <w:p>
      <w:pPr>
        <w:numPr>
          <w:ilvl w:val="0"/>
          <w:numId w:val="1012"/>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Hạt giống tất định</w:t>
      </w:r>
      <w:r>
        <w:rPr>
          <w:rFonts w:ascii="Times New Roman" w:hAnsi="Times New Roman" w:eastAsia="Times New Roman" w:cs="Times New Roman"/>
          <w:sz w:val="26"/>
        </w:rPr>
        <w:t xml:space="preserve">: một bản kê 100 hạt giống cho mỗi lớp khuyết tật được sinh trước và dùng chung cho cả sáu mô hình, cộng với bộ lấy mẫu Euler tất định, nên các mô hình sinh ảnh từ cùng điểm khởi đầu nhiễu.</w:t>
      </w:r>
    </w:p>
    <w:p>
      <w:pPr>
        <w:numPr>
          <w:ilvl w:val="0"/>
          <w:numId w:val="1012"/>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Cùng tập ảnh nền và cùng mặt nạ</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mọi mô hình.</w:t>
      </w:r>
    </w:p>
    <w:p>
      <w:pPr>
        <w:pStyle w:val="FirstParagraph"/>
        <w:spacing w:line="360" w:lineRule="auto" w:after="0"/>
        <w:ind w:firstLine="567"/>
        <w:jc w:val="both"/>
      </w:pPr>
      <w:r>
        <w:rPr>
          <w:rFonts w:ascii="Times New Roman" w:hAnsi="Times New Roman" w:eastAsia="Times New Roman" w:cs="Times New Roman"/>
          <w:sz w:val="26"/>
        </w:rPr>
        <w:t xml:space="preserve">Điểm tổng hợp xếp hạng dùng trọng số: FID 40%, SSIM 40%, độ nét 20%. FID và độ nét được chuẩn hoá về thang 0 tới 1 trong nội bộ tập sáu mô hình trước khi cộng trọng số.</w:t>
      </w:r>
    </w:p>
    <w:p>
      <w:pPr>
        <w:pStyle w:val="BodyText"/>
        <w:spacing w:line="360" w:lineRule="auto" w:after="0"/>
        <w:ind w:firstLine="567"/>
        <w:jc w:val="both"/>
      </w:pPr>
      <w:r>
        <w:rPr>
          <w:rFonts w:ascii="Times New Roman" w:hAnsi="Times New Roman" w:eastAsia="Times New Roman" w:cs="Times New Roman"/>
          <w:sz w:val="26"/>
        </w:rPr>
        <w:t xml:space="preserve">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benchmark</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1.738 dòng, chia thành các bước tải mô hình, sinh cấu hình huấn luyện, điều phối huấn luyện LoRA, sinh ảnh tất định, tính chỉ số, xếp hạng và dựng báo cáo HTML.</w:t>
      </w:r>
    </w:p>
    <w:p>
      <w:pPr>
        <w:pStyle w:val="BodyText"/>
        <w:spacing w:line="240" w:lineRule="auto"/>
        <w:jc w:val="left"/>
      </w:pPr>
      <w:r>
        <w:rPr>
          <w:bCs/>
          <w:rFonts w:ascii="Times New Roman" w:hAnsi="Times New Roman" w:eastAsia="Times New Roman" w:cs="Times New Roman"/>
          <w:b/>
          <w:sz w:val="24"/>
        </w:rPr>
        <w:t xml:space="preserve">Bảng 3.10: Quy mô mã nguồn theo mô-đun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Mô-đun</w:t>
            </w:r>
          </w:p>
        </w:tc>
        <w:tc>
          <w:tcPr/>
          <w:p>
            <w:pPr>
              <w:pStyle w:val="Compact"/>
              <w:spacing w:line="240" w:lineRule="auto" w:after="0"/>
              <w:jc w:val="left"/>
            </w:pPr>
            <w:r>
              <w:rPr>
                <w:rFonts w:ascii="Times New Roman" w:hAnsi="Times New Roman" w:eastAsia="Times New Roman" w:cs="Times New Roman"/>
                <w:sz w:val="22"/>
              </w:rPr>
              <w:t xml:space="preserve">Số tệp Python</w:t>
            </w:r>
          </w:p>
        </w:tc>
        <w:tc>
          <w:tcPr/>
          <w:p>
            <w:pPr>
              <w:pStyle w:val="Compact"/>
              <w:spacing w:line="240" w:lineRule="auto" w:after="0"/>
              <w:jc w:val="left"/>
            </w:pPr>
            <w:r>
              <w:rPr>
                <w:rFonts w:ascii="Times New Roman" w:hAnsi="Times New Roman" w:eastAsia="Times New Roman" w:cs="Times New Roman"/>
                <w:sz w:val="22"/>
              </w:rPr>
              <w:t xml:space="preserve">Số dòng mã</w:t>
            </w:r>
          </w:p>
        </w:tc>
        <w:tc>
          <w:tcPr/>
          <w:p>
            <w:pPr>
              <w:pStyle w:val="Compact"/>
              <w:spacing w:line="240" w:lineRule="auto" w:after="0"/>
              <w:jc w:val="left"/>
            </w:pPr>
            <w:r>
              <w:rPr>
                <w:rFonts w:ascii="Times New Roman" w:hAnsi="Times New Roman" w:eastAsia="Times New Roman" w:cs="Times New Roman"/>
                <w:sz w:val="22"/>
              </w:rPr>
              <w:t xml:space="preserve">Vai trò</w:t>
            </w:r>
          </w:p>
        </w:tc>
      </w:tr>
      <w:tr>
        <w:tc>
          <w:tcPr/>
          <w:p>
            <w:pPr>
              <w:pStyle w:val="Compact"/>
              <w:spacing w:line="240" w:lineRule="auto" w:after="0"/>
              <w:jc w:val="left"/>
            </w:pPr>
            <w:r>
              <w:rPr>
                <w:rFonts w:ascii="Times New Roman" w:hAnsi="Times New Roman" w:eastAsia="Times New Roman" w:cs="Times New Roman"/>
                <w:sz w:val="22"/>
              </w:rPr>
              <w:t xml:space="preserve">launcher</w:t>
            </w:r>
          </w:p>
        </w:tc>
        <w:tc>
          <w:tcPr/>
          <w:p>
            <w:pPr>
              <w:pStyle w:val="Compact"/>
              <w:spacing w:line="240" w:lineRule="auto" w:after="0"/>
              <w:jc w:val="left"/>
            </w:pPr>
            <w:r>
              <w:rPr>
                <w:rFonts w:ascii="Times New Roman" w:hAnsi="Times New Roman" w:eastAsia="Times New Roman" w:cs="Times New Roman"/>
                <w:sz w:val="22"/>
              </w:rPr>
              <w:t xml:space="preserve">22</w:t>
            </w:r>
          </w:p>
        </w:tc>
        <w:tc>
          <w:tcPr/>
          <w:p>
            <w:pPr>
              <w:pStyle w:val="Compact"/>
              <w:spacing w:line="240" w:lineRule="auto" w:after="0"/>
              <w:jc w:val="left"/>
            </w:pPr>
            <w:r>
              <w:rPr>
                <w:rFonts w:ascii="Times New Roman" w:hAnsi="Times New Roman" w:eastAsia="Times New Roman" w:cs="Times New Roman"/>
                <w:sz w:val="22"/>
              </w:rPr>
              <w:t xml:space="preserve">6.259</w:t>
            </w:r>
          </w:p>
        </w:tc>
        <w:tc>
          <w:tcPr/>
          <w:p>
            <w:pPr>
              <w:pStyle w:val="Compact"/>
              <w:spacing w:line="240" w:lineRule="auto" w:after="0"/>
              <w:jc w:val="left"/>
            </w:pPr>
            <w:r>
              <w:rPr>
                <w:rFonts w:ascii="Times New Roman" w:hAnsi="Times New Roman" w:eastAsia="Times New Roman" w:cs="Times New Roman"/>
                <w:sz w:val="22"/>
              </w:rPr>
              <w:t xml:space="preserve">Giao diện vận hành và điều phối</w:t>
            </w:r>
          </w:p>
        </w:tc>
      </w:tr>
      <w:tr>
        <w:tc>
          <w:tcPr/>
          <w:p>
            <w:pPr>
              <w:pStyle w:val="Compact"/>
              <w:spacing w:line="240" w:lineRule="auto" w:after="0"/>
              <w:jc w:val="left"/>
            </w:pPr>
            <w:r>
              <w:rPr>
                <w:rFonts w:ascii="Times New Roman" w:hAnsi="Times New Roman" w:eastAsia="Times New Roman" w:cs="Times New Roman"/>
                <w:sz w:val="22"/>
              </w:rPr>
              <w:t xml:space="preserve">mask_generator</w:t>
            </w:r>
          </w:p>
        </w:tc>
        <w:tc>
          <w:tcPr/>
          <w:p>
            <w:pPr>
              <w:pStyle w:val="Compact"/>
              <w:spacing w:line="240" w:lineRule="auto" w:after="0"/>
              <w:jc w:val="left"/>
            </w:pPr>
            <w:r>
              <w:rPr>
                <w:rFonts w:ascii="Times New Roman" w:hAnsi="Times New Roman" w:eastAsia="Times New Roman" w:cs="Times New Roman"/>
                <w:sz w:val="22"/>
              </w:rPr>
              <w:t xml:space="preserve">16</w:t>
            </w:r>
          </w:p>
        </w:tc>
        <w:tc>
          <w:tcPr/>
          <w:p>
            <w:pPr>
              <w:pStyle w:val="Compact"/>
              <w:spacing w:line="240" w:lineRule="auto" w:after="0"/>
              <w:jc w:val="left"/>
            </w:pPr>
            <w:r>
              <w:rPr>
                <w:rFonts w:ascii="Times New Roman" w:hAnsi="Times New Roman" w:eastAsia="Times New Roman" w:cs="Times New Roman"/>
                <w:sz w:val="22"/>
              </w:rPr>
              <w:t xml:space="preserve">1.809</w:t>
            </w:r>
          </w:p>
        </w:tc>
        <w:tc>
          <w:tcPr/>
          <w:p>
            <w:pPr>
              <w:pStyle w:val="Compact"/>
              <w:spacing w:line="240" w:lineRule="auto" w:after="0"/>
              <w:jc w:val="left"/>
            </w:pPr>
            <w:r>
              <w:rPr>
                <w:rFonts w:ascii="Times New Roman" w:hAnsi="Times New Roman" w:eastAsia="Times New Roman" w:cs="Times New Roman"/>
                <w:sz w:val="22"/>
              </w:rPr>
              <w:t xml:space="preserve">Sinh mặt nạ theo thủ tục</w:t>
            </w:r>
          </w:p>
        </w:tc>
      </w:tr>
      <w:tr>
        <w:tc>
          <w:tcPr/>
          <w:p>
            <w:pPr>
              <w:pStyle w:val="Compact"/>
              <w:spacing w:line="240" w:lineRule="auto" w:after="0"/>
              <w:jc w:val="left"/>
            </w:pPr>
            <w:r>
              <w:rPr>
                <w:rFonts w:ascii="Times New Roman" w:hAnsi="Times New Roman" w:eastAsia="Times New Roman" w:cs="Times New Roman"/>
                <w:sz w:val="22"/>
              </w:rPr>
              <w:t xml:space="preserve">batch_manager</w:t>
            </w:r>
          </w:p>
        </w:tc>
        <w:tc>
          <w:tcPr/>
          <w:p>
            <w:pPr>
              <w:pStyle w:val="Compact"/>
              <w:spacing w:line="240" w:lineRule="auto" w:after="0"/>
              <w:jc w:val="left"/>
            </w:pPr>
            <w:r>
              <w:rPr>
                <w:rFonts w:ascii="Times New Roman" w:hAnsi="Times New Roman" w:eastAsia="Times New Roman" w:cs="Times New Roman"/>
                <w:sz w:val="22"/>
              </w:rPr>
              <w:t xml:space="preserve">9</w:t>
            </w:r>
          </w:p>
        </w:tc>
        <w:tc>
          <w:tcPr/>
          <w:p>
            <w:pPr>
              <w:pStyle w:val="Compact"/>
              <w:spacing w:line="240" w:lineRule="auto" w:after="0"/>
              <w:jc w:val="left"/>
            </w:pPr>
            <w:r>
              <w:rPr>
                <w:rFonts w:ascii="Times New Roman" w:hAnsi="Times New Roman" w:eastAsia="Times New Roman" w:cs="Times New Roman"/>
                <w:sz w:val="22"/>
              </w:rPr>
              <w:t xml:space="preserve">1.760</w:t>
            </w:r>
          </w:p>
        </w:tc>
        <w:tc>
          <w:tcPr/>
          <w:p>
            <w:pPr>
              <w:pStyle w:val="Compact"/>
              <w:spacing w:line="240" w:lineRule="auto" w:after="0"/>
              <w:jc w:val="left"/>
            </w:pPr>
            <w:r>
              <w:rPr>
                <w:rFonts w:ascii="Times New Roman" w:hAnsi="Times New Roman" w:eastAsia="Times New Roman" w:cs="Times New Roman"/>
                <w:sz w:val="22"/>
              </w:rPr>
              <w:t xml:space="preserve">Điều phối sinh ảnh hàng loạt</w:t>
            </w:r>
          </w:p>
        </w:tc>
      </w:tr>
      <w:tr>
        <w:tc>
          <w:tcPr/>
          <w:p>
            <w:pPr>
              <w:pStyle w:val="Compact"/>
              <w:spacing w:line="240" w:lineRule="auto" w:after="0"/>
              <w:jc w:val="left"/>
            </w:pPr>
            <w:r>
              <w:rPr>
                <w:rFonts w:ascii="Times New Roman" w:hAnsi="Times New Roman" w:eastAsia="Times New Roman" w:cs="Times New Roman"/>
                <w:sz w:val="22"/>
              </w:rPr>
              <w:t xml:space="preserve">benchmark</w:t>
            </w:r>
          </w:p>
        </w:tc>
        <w:tc>
          <w:tcPr/>
          <w:p>
            <w:pPr>
              <w:pStyle w:val="Compact"/>
              <w:spacing w:line="240" w:lineRule="auto" w:after="0"/>
              <w:jc w:val="left"/>
            </w:pPr>
            <w:r>
              <w:rPr>
                <w:rFonts w:ascii="Times New Roman" w:hAnsi="Times New Roman" w:eastAsia="Times New Roman" w:cs="Times New Roman"/>
                <w:sz w:val="22"/>
              </w:rPr>
              <w:t xml:space="preserve">10</w:t>
            </w:r>
          </w:p>
        </w:tc>
        <w:tc>
          <w:tcPr/>
          <w:p>
            <w:pPr>
              <w:pStyle w:val="Compact"/>
              <w:spacing w:line="240" w:lineRule="auto" w:after="0"/>
              <w:jc w:val="left"/>
            </w:pPr>
            <w:r>
              <w:rPr>
                <w:rFonts w:ascii="Times New Roman" w:hAnsi="Times New Roman" w:eastAsia="Times New Roman" w:cs="Times New Roman"/>
                <w:sz w:val="22"/>
              </w:rPr>
              <w:t xml:space="preserve">1.738</w:t>
            </w:r>
          </w:p>
        </w:tc>
        <w:tc>
          <w:tcPr/>
          <w:p>
            <w:pPr>
              <w:pStyle w:val="Compact"/>
              <w:spacing w:line="240" w:lineRule="auto" w:after="0"/>
              <w:jc w:val="left"/>
            </w:pPr>
            <w:r>
              <w:rPr>
                <w:rFonts w:ascii="Times New Roman" w:hAnsi="Times New Roman" w:eastAsia="Times New Roman" w:cs="Times New Roman"/>
                <w:sz w:val="22"/>
              </w:rPr>
              <w:t xml:space="preserve">So sánh mô hình nền</w:t>
            </w:r>
          </w:p>
        </w:tc>
      </w:tr>
      <w:tr>
        <w:tc>
          <w:tcPr/>
          <w:p>
            <w:pPr>
              <w:pStyle w:val="Compact"/>
              <w:spacing w:line="240" w:lineRule="auto" w:after="0"/>
              <w:jc w:val="left"/>
            </w:pPr>
            <w:r>
              <w:rPr>
                <w:rFonts w:ascii="Times New Roman" w:hAnsi="Times New Roman" w:eastAsia="Times New Roman" w:cs="Times New Roman"/>
                <w:sz w:val="22"/>
              </w:rPr>
              <w:t xml:space="preserve">qa</w:t>
            </w:r>
          </w:p>
        </w:tc>
        <w:tc>
          <w:tcPr/>
          <w:p>
            <w:pPr>
              <w:pStyle w:val="Compact"/>
              <w:spacing w:line="240" w:lineRule="auto" w:after="0"/>
              <w:jc w:val="left"/>
            </w:pPr>
            <w:r>
              <w:rPr>
                <w:rFonts w:ascii="Times New Roman" w:hAnsi="Times New Roman" w:eastAsia="Times New Roman" w:cs="Times New Roman"/>
                <w:sz w:val="22"/>
              </w:rPr>
              <w:t xml:space="preserve">5</w:t>
            </w:r>
          </w:p>
        </w:tc>
        <w:tc>
          <w:tcPr/>
          <w:p>
            <w:pPr>
              <w:pStyle w:val="Compact"/>
              <w:spacing w:line="240" w:lineRule="auto" w:after="0"/>
              <w:jc w:val="left"/>
            </w:pPr>
            <w:r>
              <w:rPr>
                <w:rFonts w:ascii="Times New Roman" w:hAnsi="Times New Roman" w:eastAsia="Times New Roman" w:cs="Times New Roman"/>
                <w:sz w:val="22"/>
              </w:rPr>
              <w:t xml:space="preserve">1.059</w:t>
            </w:r>
          </w:p>
        </w:tc>
        <w:tc>
          <w:tcPr/>
          <w:p>
            <w:pPr>
              <w:pStyle w:val="Compact"/>
              <w:spacing w:line="240" w:lineRule="auto" w:after="0"/>
              <w:jc w:val="left"/>
            </w:pPr>
            <w:r>
              <w:rPr>
                <w:rFonts w:ascii="Times New Roman" w:hAnsi="Times New Roman" w:eastAsia="Times New Roman" w:cs="Times New Roman"/>
                <w:sz w:val="22"/>
              </w:rPr>
              <w:t xml:space="preserve">Đảm bảo chất lượng</w:t>
            </w:r>
          </w:p>
        </w:tc>
      </w:tr>
      <w:tr>
        <w:tc>
          <w:tcPr/>
          <w:p>
            <w:pPr>
              <w:pStyle w:val="Compact"/>
              <w:spacing w:line="240" w:lineRule="auto" w:after="0"/>
              <w:jc w:val="left"/>
            </w:pPr>
            <w:r>
              <w:rPr>
                <w:rFonts w:ascii="Times New Roman" w:hAnsi="Times New Roman" w:eastAsia="Times New Roman" w:cs="Times New Roman"/>
                <w:sz w:val="22"/>
              </w:rPr>
              <w:t xml:space="preserve">post_processing</w:t>
            </w:r>
          </w:p>
        </w:tc>
        <w:tc>
          <w:tcPr/>
          <w:p>
            <w:pPr>
              <w:pStyle w:val="Compact"/>
              <w:spacing w:line="240" w:lineRule="auto" w:after="0"/>
              <w:jc w:val="left"/>
            </w:pPr>
            <w:r>
              <w:rPr>
                <w:rFonts w:ascii="Times New Roman" w:hAnsi="Times New Roman" w:eastAsia="Times New Roman" w:cs="Times New Roman"/>
                <w:sz w:val="22"/>
              </w:rPr>
              <w:t xml:space="preserve">6</w:t>
            </w:r>
          </w:p>
        </w:tc>
        <w:tc>
          <w:tcPr/>
          <w:p>
            <w:pPr>
              <w:pStyle w:val="Compact"/>
              <w:spacing w:line="240" w:lineRule="auto" w:after="0"/>
              <w:jc w:val="left"/>
            </w:pPr>
            <w:r>
              <w:rPr>
                <w:rFonts w:ascii="Times New Roman" w:hAnsi="Times New Roman" w:eastAsia="Times New Roman" w:cs="Times New Roman"/>
                <w:sz w:val="22"/>
              </w:rPr>
              <w:t xml:space="preserve">916</w:t>
            </w:r>
          </w:p>
        </w:tc>
        <w:tc>
          <w:tcPr/>
          <w:p>
            <w:pPr>
              <w:pStyle w:val="Compact"/>
              <w:spacing w:line="240" w:lineRule="auto" w:after="0"/>
              <w:jc w:val="left"/>
            </w:pPr>
            <w:r>
              <w:rPr>
                <w:rFonts w:ascii="Times New Roman" w:hAnsi="Times New Roman" w:eastAsia="Times New Roman" w:cs="Times New Roman"/>
                <w:sz w:val="22"/>
              </w:rPr>
              <w:t xml:space="preserve">Chuyển đổi chú thích và chia tập</w:t>
            </w:r>
          </w:p>
        </w:tc>
      </w:tr>
      <w:tr>
        <w:tc>
          <w:tcPr/>
          <w:p>
            <w:pPr>
              <w:pStyle w:val="Compact"/>
              <w:spacing w:line="240" w:lineRule="auto" w:after="0"/>
              <w:jc w:val="left"/>
            </w:pPr>
            <w:r>
              <w:rPr>
                <w:rFonts w:ascii="Times New Roman" w:hAnsi="Times New Roman" w:eastAsia="Times New Roman" w:cs="Times New Roman"/>
                <w:sz w:val="22"/>
              </w:rPr>
              <w:t xml:space="preserve">auto_labeler</w:t>
            </w:r>
          </w:p>
        </w:tc>
        <w:tc>
          <w:tcPr/>
          <w:p>
            <w:pPr>
              <w:pStyle w:val="Compact"/>
              <w:spacing w:line="240" w:lineRule="auto" w:after="0"/>
              <w:jc w:val="left"/>
            </w:pPr>
            <w:r>
              <w:rPr>
                <w:rFonts w:ascii="Times New Roman" w:hAnsi="Times New Roman" w:eastAsia="Times New Roman" w:cs="Times New Roman"/>
                <w:sz w:val="22"/>
              </w:rPr>
              <w:t xml:space="preserve">6</w:t>
            </w:r>
          </w:p>
        </w:tc>
        <w:tc>
          <w:tcPr/>
          <w:p>
            <w:pPr>
              <w:pStyle w:val="Compact"/>
              <w:spacing w:line="240" w:lineRule="auto" w:after="0"/>
              <w:jc w:val="left"/>
            </w:pPr>
            <w:r>
              <w:rPr>
                <w:rFonts w:ascii="Times New Roman" w:hAnsi="Times New Roman" w:eastAsia="Times New Roman" w:cs="Times New Roman"/>
                <w:sz w:val="22"/>
              </w:rPr>
              <w:t xml:space="preserve">914</w:t>
            </w:r>
          </w:p>
        </w:tc>
        <w:tc>
          <w:tcPr/>
          <w:p>
            <w:pPr>
              <w:pStyle w:val="Compact"/>
              <w:spacing w:line="240" w:lineRule="auto" w:after="0"/>
              <w:jc w:val="left"/>
            </w:pPr>
            <w:r>
              <w:rPr>
                <w:rFonts w:ascii="Times New Roman" w:hAnsi="Times New Roman" w:eastAsia="Times New Roman" w:cs="Times New Roman"/>
                <w:sz w:val="22"/>
              </w:rPr>
              <w:t xml:space="preserve">Gán nhãn bán tự động ảnh thật</w:t>
            </w:r>
          </w:p>
        </w:tc>
      </w:tr>
      <w:tr>
        <w:tc>
          <w:tcPr/>
          <w:p>
            <w:pPr>
              <w:pStyle w:val="Compact"/>
              <w:spacing w:line="240" w:lineRule="auto" w:after="0"/>
              <w:jc w:val="left"/>
            </w:pPr>
            <w:r>
              <w:rPr>
                <w:rFonts w:ascii="Times New Roman" w:hAnsi="Times New Roman" w:eastAsia="Times New Roman" w:cs="Times New Roman"/>
                <w:sz w:val="22"/>
              </w:rPr>
              <w:t xml:space="preserve">tests</w:t>
            </w:r>
          </w:p>
        </w:tc>
        <w:tc>
          <w:tcPr/>
          <w:p>
            <w:pPr>
              <w:pStyle w:val="Compact"/>
              <w:spacing w:line="240" w:lineRule="auto" w:after="0"/>
              <w:jc w:val="left"/>
            </w:pPr>
            <w:r>
              <w:rPr>
                <w:rFonts w:ascii="Times New Roman" w:hAnsi="Times New Roman" w:eastAsia="Times New Roman" w:cs="Times New Roman"/>
                <w:sz w:val="22"/>
              </w:rPr>
              <w:t xml:space="preserve">5</w:t>
            </w:r>
          </w:p>
        </w:tc>
        <w:tc>
          <w:tcPr/>
          <w:p>
            <w:pPr>
              <w:pStyle w:val="Compact"/>
              <w:spacing w:line="240" w:lineRule="auto" w:after="0"/>
              <w:jc w:val="left"/>
            </w:pPr>
            <w:r>
              <w:rPr>
                <w:rFonts w:ascii="Times New Roman" w:hAnsi="Times New Roman" w:eastAsia="Times New Roman" w:cs="Times New Roman"/>
                <w:sz w:val="22"/>
              </w:rPr>
              <w:t xml:space="preserve">826</w:t>
            </w:r>
          </w:p>
        </w:tc>
        <w:tc>
          <w:tcPr/>
          <w:p>
            <w:pPr>
              <w:pStyle w:val="Compact"/>
              <w:spacing w:line="240" w:lineRule="auto" w:after="0"/>
              <w:jc w:val="left"/>
            </w:pPr>
            <w:r>
              <w:rPr>
                <w:rFonts w:ascii="Times New Roman" w:hAnsi="Times New Roman" w:eastAsia="Times New Roman" w:cs="Times New Roman"/>
                <w:sz w:val="22"/>
              </w:rPr>
              <w:t xml:space="preserve">Kiểm thử</w:t>
            </w:r>
          </w:p>
        </w:tc>
      </w:tr>
      <w:tr>
        <w:tc>
          <w:tcPr/>
          <w:p>
            <w:pPr>
              <w:pStyle w:val="Compact"/>
              <w:spacing w:line="240" w:lineRule="auto" w:after="0"/>
              <w:jc w:val="left"/>
            </w:pPr>
            <w:r>
              <w:rPr>
                <w:rFonts w:ascii="Times New Roman" w:hAnsi="Times New Roman" w:eastAsia="Times New Roman" w:cs="Times New Roman"/>
                <w:sz w:val="22"/>
              </w:rPr>
              <w:t xml:space="preserve">validation</w:t>
            </w:r>
          </w:p>
        </w:tc>
        <w:tc>
          <w:tcPr/>
          <w:p>
            <w:pPr>
              <w:pStyle w:val="Compact"/>
              <w:spacing w:line="240" w:lineRule="auto" w:after="0"/>
              <w:jc w:val="left"/>
            </w:pPr>
            <w:r>
              <w:rPr>
                <w:rFonts w:ascii="Times New Roman" w:hAnsi="Times New Roman" w:eastAsia="Times New Roman" w:cs="Times New Roman"/>
                <w:sz w:val="22"/>
              </w:rPr>
              <w:t xml:space="preserve">4</w:t>
            </w:r>
          </w:p>
        </w:tc>
        <w:tc>
          <w:tcPr/>
          <w:p>
            <w:pPr>
              <w:pStyle w:val="Compact"/>
              <w:spacing w:line="240" w:lineRule="auto" w:after="0"/>
              <w:jc w:val="left"/>
            </w:pPr>
            <w:r>
              <w:rPr>
                <w:rFonts w:ascii="Times New Roman" w:hAnsi="Times New Roman" w:eastAsia="Times New Roman" w:cs="Times New Roman"/>
                <w:sz w:val="22"/>
              </w:rPr>
              <w:t xml:space="preserve">812</w:t>
            </w:r>
          </w:p>
        </w:tc>
        <w:tc>
          <w:tcPr/>
          <w:p>
            <w:pPr>
              <w:pStyle w:val="Compact"/>
              <w:spacing w:line="240" w:lineRule="auto" w:after="0"/>
              <w:jc w:val="left"/>
            </w:pPr>
            <w:r>
              <w:rPr>
                <w:rFonts w:ascii="Times New Roman" w:hAnsi="Times New Roman" w:eastAsia="Times New Roman" w:cs="Times New Roman"/>
                <w:sz w:val="22"/>
              </w:rPr>
              <w:t xml:space="preserve">Huấn luyện và đánh giá YOLOv8</w:t>
            </w:r>
          </w:p>
        </w:tc>
      </w:tr>
      <w:tr>
        <w:tc>
          <w:tcPr/>
          <w:p>
            <w:pPr>
              <w:pStyle w:val="Compact"/>
              <w:spacing w:line="240" w:lineRule="auto" w:after="0"/>
              <w:jc w:val="left"/>
            </w:pPr>
            <w:r>
              <w:rPr>
                <w:rFonts w:ascii="Times New Roman" w:hAnsi="Times New Roman" w:eastAsia="Times New Roman" w:cs="Times New Roman"/>
                <w:sz w:val="22"/>
              </w:rPr>
              <w:t xml:space="preserve">scripts</w:t>
            </w:r>
          </w:p>
        </w:tc>
        <w:tc>
          <w:tcPr/>
          <w:p>
            <w:pPr>
              <w:pStyle w:val="Compact"/>
              <w:spacing w:line="240" w:lineRule="auto" w:after="0"/>
              <w:jc w:val="left"/>
            </w:pPr>
            <w:r>
              <w:rPr>
                <w:rFonts w:ascii="Times New Roman" w:hAnsi="Times New Roman" w:eastAsia="Times New Roman" w:cs="Times New Roman"/>
                <w:sz w:val="22"/>
              </w:rPr>
              <w:t xml:space="preserve">1</w:t>
            </w:r>
          </w:p>
        </w:tc>
        <w:tc>
          <w:tcPr/>
          <w:p>
            <w:pPr>
              <w:pStyle w:val="Compact"/>
              <w:spacing w:line="240" w:lineRule="auto" w:after="0"/>
              <w:jc w:val="left"/>
            </w:pPr>
            <w:r>
              <w:rPr>
                <w:rFonts w:ascii="Times New Roman" w:hAnsi="Times New Roman" w:eastAsia="Times New Roman" w:cs="Times New Roman"/>
                <w:sz w:val="22"/>
              </w:rPr>
              <w:t xml:space="preserve">484</w:t>
            </w:r>
          </w:p>
        </w:tc>
        <w:tc>
          <w:tcPr/>
          <w:p>
            <w:pPr>
              <w:pStyle w:val="Compact"/>
              <w:spacing w:line="240" w:lineRule="auto" w:after="0"/>
              <w:jc w:val="left"/>
            </w:pPr>
            <w:r>
              <w:rPr>
                <w:rFonts w:ascii="Times New Roman" w:hAnsi="Times New Roman" w:eastAsia="Times New Roman" w:cs="Times New Roman"/>
                <w:sz w:val="22"/>
              </w:rPr>
              <w:t xml:space="preserve">Tiện ích dòng lệnh</w:t>
            </w:r>
          </w:p>
        </w:tc>
      </w:tr>
      <w:tr>
        <w:tc>
          <w:tcPr/>
          <w:p>
            <w:pPr>
              <w:pStyle w:val="Compact"/>
              <w:spacing w:line="240" w:lineRule="auto" w:after="0"/>
              <w:jc w:val="left"/>
            </w:pPr>
            <w:r>
              <w:rPr>
                <w:rFonts w:ascii="Times New Roman" w:hAnsi="Times New Roman" w:eastAsia="Times New Roman" w:cs="Times New Roman"/>
                <w:sz w:val="22"/>
              </w:rPr>
              <w:t xml:space="preserve">tools</w:t>
            </w:r>
          </w:p>
        </w:tc>
        <w:tc>
          <w:tcPr/>
          <w:p>
            <w:pPr>
              <w:pStyle w:val="Compact"/>
              <w:spacing w:line="240" w:lineRule="auto" w:after="0"/>
              <w:jc w:val="left"/>
            </w:pPr>
            <w:r>
              <w:rPr>
                <w:rFonts w:ascii="Times New Roman" w:hAnsi="Times New Roman" w:eastAsia="Times New Roman" w:cs="Times New Roman"/>
                <w:sz w:val="22"/>
              </w:rPr>
              <w:t xml:space="preserve">1</w:t>
            </w:r>
          </w:p>
        </w:tc>
        <w:tc>
          <w:tcPr/>
          <w:p>
            <w:pPr>
              <w:pStyle w:val="Compact"/>
              <w:spacing w:line="240" w:lineRule="auto" w:after="0"/>
              <w:jc w:val="left"/>
            </w:pPr>
            <w:r>
              <w:rPr>
                <w:rFonts w:ascii="Times New Roman" w:hAnsi="Times New Roman" w:eastAsia="Times New Roman" w:cs="Times New Roman"/>
                <w:sz w:val="22"/>
              </w:rPr>
              <w:t xml:space="preserve">232</w:t>
            </w:r>
          </w:p>
        </w:tc>
        <w:tc>
          <w:tcPr/>
          <w:p>
            <w:pPr>
              <w:pStyle w:val="Compact"/>
              <w:spacing w:line="240" w:lineRule="auto" w:after="0"/>
              <w:jc w:val="left"/>
            </w:pPr>
            <w:r>
              <w:rPr>
                <w:rFonts w:ascii="Times New Roman" w:hAnsi="Times New Roman" w:eastAsia="Times New Roman" w:cs="Times New Roman"/>
                <w:sz w:val="22"/>
              </w:rPr>
              <w:t xml:space="preserve">Công cụ phụ trợ</w:t>
            </w:r>
          </w:p>
        </w:tc>
      </w:tr>
      <w:tr>
        <w:tc>
          <w:tcPr/>
          <w:p>
            <w:pPr>
              <w:pStyle w:val="Compact"/>
              <w:spacing w:line="240" w:lineRule="auto" w:after="0"/>
              <w:jc w:val="left"/>
            </w:pPr>
            <w:r>
              <w:rPr>
                <w:bCs/>
                <w:rFonts w:ascii="Times New Roman" w:hAnsi="Times New Roman" w:eastAsia="Times New Roman" w:cs="Times New Roman"/>
                <w:b/>
                <w:sz w:val="22"/>
              </w:rPr>
              <w:t xml:space="preserve">Tổng</w:t>
            </w:r>
          </w:p>
        </w:tc>
        <w:tc>
          <w:tcPr/>
          <w:p>
            <w:pPr>
              <w:pStyle w:val="Compact"/>
              <w:spacing w:line="240" w:lineRule="auto" w:after="0"/>
              <w:jc w:val="left"/>
            </w:pPr>
            <w:r>
              <w:rPr>
                <w:bCs/>
                <w:rFonts w:ascii="Times New Roman" w:hAnsi="Times New Roman" w:eastAsia="Times New Roman" w:cs="Times New Roman"/>
                <w:b/>
                <w:sz w:val="22"/>
              </w:rPr>
              <w:t xml:space="preserve">85</w:t>
            </w:r>
          </w:p>
        </w:tc>
        <w:tc>
          <w:tcPr/>
          <w:p>
            <w:pPr>
              <w:pStyle w:val="Compact"/>
              <w:spacing w:line="240" w:lineRule="auto" w:after="0"/>
              <w:jc w:val="left"/>
            </w:pPr>
            <w:r>
              <w:rPr>
                <w:bCs/>
                <w:rFonts w:ascii="Times New Roman" w:hAnsi="Times New Roman" w:eastAsia="Times New Roman" w:cs="Times New Roman"/>
                <w:b/>
                <w:sz w:val="22"/>
              </w:rPr>
              <w:t xml:space="preserve">18.158</w:t>
            </w:r>
          </w:p>
        </w:tc>
        <w:tc>
          <w:tcPr/>
          <w:p>
            <w:pPr>
              <w:pStyle w:val="Compact"/>
              <w:spacing w:line="240" w:lineRule="auto" w:after="0"/>
            </w:pPr>
          </w:p>
        </w:tc>
      </w:tr>
    </w:tbl>
    <w:p>
      <w:r>
        <w:br w:type="page"/>
      </w:r>
    </w:p>
    <w:bookmarkEnd w:id="63"/>
    <w:bookmarkEnd w:id="64"/>
    <w:bookmarkStart w:id="87" w:name="chương-4.-kết-quả-thực-nghiệm"/>
    <w:p>
      <w:pPr>
        <w:pStyle w:val="Heading1"/>
      </w:pPr>
      <w:r>
        <w:t xml:space="preserve">Chương 4. KẾT QUẢ THỰC NGHIỆM</w:t>
      </w:r>
    </w:p>
    <w:bookmarkStart w:id="65" w:name="môi-trường-và-công-cụ-triển-khai"/>
    <w:p>
      <w:pPr>
        <w:pStyle w:val="Heading2"/>
      </w:pPr>
      <w:r>
        <w:t xml:space="preserve">4.1. Môi trường và công cụ triển khai</w:t>
      </w:r>
    </w:p>
    <w:p>
      <w:pPr>
        <w:pStyle w:val="FirstParagraph"/>
        <w:spacing w:line="240" w:lineRule="auto"/>
        <w:jc w:val="left"/>
      </w:pPr>
      <w:r>
        <w:rPr>
          <w:bCs/>
          <w:rFonts w:ascii="Times New Roman" w:hAnsi="Times New Roman" w:eastAsia="Times New Roman" w:cs="Times New Roman"/>
          <w:b/>
          <w:sz w:val="24"/>
        </w:rPr>
        <w:t xml:space="preserve">Bảng 4.1: Môi trường huấn luyện và sinh ảnh</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66"/>
        <w:gridCol w:w="4666"/>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Hạng mục</w:t>
            </w:r>
          </w:p>
        </w:tc>
        <w:tc>
          <w:tcPr/>
          <w:p>
            <w:pPr>
              <w:pStyle w:val="Compact"/>
              <w:spacing w:line="240" w:lineRule="auto" w:after="0"/>
              <w:jc w:val="left"/>
            </w:pPr>
            <w:r>
              <w:rPr>
                <w:rFonts w:ascii="Times New Roman" w:hAnsi="Times New Roman" w:eastAsia="Times New Roman" w:cs="Times New Roman"/>
                <w:sz w:val="22"/>
              </w:rPr>
              <w:t xml:space="preserve">Cấu hình</w:t>
            </w:r>
          </w:p>
        </w:tc>
      </w:tr>
      <w:tr>
        <w:tc>
          <w:tcPr/>
          <w:p>
            <w:pPr>
              <w:pStyle w:val="Compact"/>
              <w:spacing w:line="240" w:lineRule="auto" w:after="0"/>
              <w:jc w:val="left"/>
            </w:pPr>
            <w:r>
              <w:rPr>
                <w:rFonts w:ascii="Times New Roman" w:hAnsi="Times New Roman" w:eastAsia="Times New Roman" w:cs="Times New Roman"/>
                <w:sz w:val="22"/>
              </w:rPr>
              <w:t xml:space="preserve">GPU</w:t>
            </w:r>
          </w:p>
        </w:tc>
        <w:tc>
          <w:tcPr/>
          <w:p>
            <w:pPr>
              <w:pStyle w:val="Compact"/>
              <w:spacing w:line="240" w:lineRule="auto" w:after="0"/>
              <w:jc w:val="left"/>
            </w:pPr>
            <w:r>
              <w:rPr>
                <w:rFonts w:ascii="Times New Roman" w:hAnsi="Times New Roman" w:eastAsia="Times New Roman" w:cs="Times New Roman"/>
                <w:sz w:val="22"/>
              </w:rPr>
              <w:t xml:space="preserve">NVIDIA RTX 3090, 24 GB VRAM</w:t>
            </w:r>
          </w:p>
        </w:tc>
      </w:tr>
      <w:tr>
        <w:tc>
          <w:tcPr/>
          <w:p>
            <w:pPr>
              <w:pStyle w:val="Compact"/>
              <w:spacing w:line="240" w:lineRule="auto" w:after="0"/>
              <w:jc w:val="left"/>
            </w:pPr>
            <w:r>
              <w:rPr>
                <w:rFonts w:ascii="Times New Roman" w:hAnsi="Times New Roman" w:eastAsia="Times New Roman" w:cs="Times New Roman"/>
                <w:sz w:val="22"/>
              </w:rPr>
              <w:t xml:space="preserve">CPU</w:t>
            </w:r>
          </w:p>
        </w:tc>
        <w:tc>
          <w:tcPr/>
          <w:p>
            <w:pPr>
              <w:pStyle w:val="Compact"/>
              <w:spacing w:line="240" w:lineRule="auto" w:after="0"/>
              <w:jc w:val="left"/>
            </w:pPr>
            <w:r>
              <w:rPr>
                <w:rFonts w:ascii="Times New Roman" w:hAnsi="Times New Roman" w:eastAsia="Times New Roman" w:cs="Times New Roman"/>
                <w:sz w:val="22"/>
              </w:rPr>
              <w:t xml:space="preserve">Hai Intel Xeon E5-2696 v4, 44 nhân, 88 luồng</w:t>
            </w:r>
          </w:p>
        </w:tc>
      </w:tr>
      <w:tr>
        <w:tc>
          <w:tcPr/>
          <w:p>
            <w:pPr>
              <w:pStyle w:val="Compact"/>
              <w:spacing w:line="240" w:lineRule="auto" w:after="0"/>
              <w:jc w:val="left"/>
            </w:pPr>
            <w:r>
              <w:rPr>
                <w:rFonts w:ascii="Times New Roman" w:hAnsi="Times New Roman" w:eastAsia="Times New Roman" w:cs="Times New Roman"/>
                <w:sz w:val="22"/>
              </w:rPr>
              <w:t xml:space="preserve">RAM</w:t>
            </w:r>
          </w:p>
        </w:tc>
        <w:tc>
          <w:tcPr/>
          <w:p>
            <w:pPr>
              <w:pStyle w:val="Compact"/>
              <w:spacing w:line="240" w:lineRule="auto" w:after="0"/>
              <w:jc w:val="left"/>
            </w:pPr>
            <w:r>
              <w:rPr>
                <w:rFonts w:ascii="Times New Roman" w:hAnsi="Times New Roman" w:eastAsia="Times New Roman" w:cs="Times New Roman"/>
                <w:sz w:val="22"/>
              </w:rPr>
              <w:t xml:space="preserve">64 GB ECC</w:t>
            </w:r>
          </w:p>
        </w:tc>
      </w:tr>
      <w:tr>
        <w:tc>
          <w:tcPr/>
          <w:p>
            <w:pPr>
              <w:pStyle w:val="Compact"/>
              <w:spacing w:line="240" w:lineRule="auto" w:after="0"/>
              <w:jc w:val="left"/>
            </w:pPr>
            <w:r>
              <w:rPr>
                <w:rFonts w:ascii="Times New Roman" w:hAnsi="Times New Roman" w:eastAsia="Times New Roman" w:cs="Times New Roman"/>
                <w:sz w:val="22"/>
              </w:rPr>
              <w:t xml:space="preserve">Hệ điều hành</w:t>
            </w:r>
          </w:p>
        </w:tc>
        <w:tc>
          <w:tcPr/>
          <w:p>
            <w:pPr>
              <w:pStyle w:val="Compact"/>
              <w:spacing w:line="240" w:lineRule="auto" w:after="0"/>
              <w:jc w:val="left"/>
            </w:pPr>
            <w:r>
              <w:rPr>
                <w:rFonts w:ascii="Times New Roman" w:hAnsi="Times New Roman" w:eastAsia="Times New Roman" w:cs="Times New Roman"/>
                <w:sz w:val="22"/>
              </w:rPr>
              <w:t xml:space="preserve">Linux</w:t>
            </w:r>
          </w:p>
        </w:tc>
      </w:tr>
      <w:tr>
        <w:tc>
          <w:tcPr/>
          <w:p>
            <w:pPr>
              <w:pStyle w:val="Compact"/>
              <w:spacing w:line="240" w:lineRule="auto" w:after="0"/>
              <w:jc w:val="left"/>
            </w:pPr>
            <w:r>
              <w:rPr>
                <w:rFonts w:ascii="Times New Roman" w:hAnsi="Times New Roman" w:eastAsia="Times New Roman" w:cs="Times New Roman"/>
                <w:sz w:val="22"/>
              </w:rPr>
              <w:t xml:space="preserve">Python</w:t>
            </w:r>
          </w:p>
        </w:tc>
        <w:tc>
          <w:tcPr/>
          <w:p>
            <w:pPr>
              <w:pStyle w:val="Compact"/>
              <w:spacing w:line="240" w:lineRule="auto" w:after="0"/>
              <w:jc w:val="left"/>
            </w:pPr>
            <w:r>
              <w:rPr>
                <w:rFonts w:ascii="Times New Roman" w:hAnsi="Times New Roman" w:eastAsia="Times New Roman" w:cs="Times New Roman"/>
                <w:sz w:val="22"/>
              </w:rPr>
              <w:t xml:space="preserve">3.12, </w:t>
            </w:r>
            <w:del w:id="1061" w:author="AI Reviewer" w:date="2026-09-24T09:18:14Z">
              <w:r>
                <w:rPr>
                  <w:rFonts w:ascii="Times New Roman" w:hAnsi="Times New Roman" w:eastAsia="Times New Roman" w:cs="Times New Roman"/>
                  <w:sz w:val="22"/>
                </w:rPr>
                <w:delText xml:space="preserve">môi trường ảo riêng cho pipeline</w:delText>
              </w:r>
            </w:del>
            <w:ins w:id="1062" w:author="AI Reviewer" w:date="2026-09-24T09:18:14Z">
              <w:r>
                <w:rPr>
                  <w:rFonts w:ascii="Times New Roman" w:hAnsi="Times New Roman" w:eastAsia="Times New Roman" w:cs="Times New Roman"/>
                  <w:sz w:val="22"/>
                </w:rPr>
                <w:t xml:space="preserve">môi trường ảo riêng cho quy trình</w:t>
              </w:r>
            </w:ins>
          </w:p>
        </w:tc>
      </w:tr>
      <w:tr>
        <w:tc>
          <w:tcPr/>
          <w:p>
            <w:pPr>
              <w:pStyle w:val="Compact"/>
              <w:spacing w:line="240" w:lineRule="auto" w:after="0"/>
              <w:jc w:val="left"/>
            </w:pPr>
            <w:r>
              <w:rPr>
                <w:rFonts w:ascii="Times New Roman" w:hAnsi="Times New Roman" w:eastAsia="Times New Roman" w:cs="Times New Roman"/>
                <w:sz w:val="22"/>
              </w:rPr>
              <w:t xml:space="preserve">Máy chủ khuếch tán</w:t>
            </w:r>
          </w:p>
        </w:tc>
        <w:tc>
          <w:tcPr/>
          <w:p>
            <w:pPr>
              <w:pStyle w:val="Compact"/>
              <w:spacing w:line="240" w:lineRule="auto" w:after="0"/>
              <w:jc w:val="left"/>
            </w:pPr>
            <w:r>
              <w:rPr>
                <w:rFonts w:ascii="Times New Roman" w:hAnsi="Times New Roman" w:eastAsia="Times New Roman" w:cs="Times New Roman"/>
                <w:sz w:val="22"/>
              </w:rPr>
              <w:t xml:space="preserve">ComfyUI, truy cập qua REST API</w:t>
            </w:r>
          </w:p>
        </w:tc>
      </w:tr>
      <w:tr>
        <w:tc>
          <w:tcPr/>
          <w:p>
            <w:pPr>
              <w:pStyle w:val="Compact"/>
              <w:spacing w:line="240" w:lineRule="auto" w:after="0"/>
              <w:jc w:val="left"/>
            </w:pPr>
            <w:r>
              <w:rPr>
                <w:rFonts w:ascii="Times New Roman" w:hAnsi="Times New Roman" w:eastAsia="Times New Roman" w:cs="Times New Roman"/>
                <w:sz w:val="22"/>
              </w:rPr>
              <w:t xml:space="preserve">Huấn luyện LoRA</w:t>
            </w:r>
          </w:p>
        </w:tc>
        <w:tc>
          <w:tcPr/>
          <w:p>
            <w:pPr>
              <w:pStyle w:val="Compact"/>
              <w:spacing w:line="240" w:lineRule="auto" w:after="0"/>
              <w:jc w:val="left"/>
            </w:pPr>
            <w:r>
              <w:rPr>
                <w:rFonts w:ascii="Times New Roman" w:hAnsi="Times New Roman" w:eastAsia="Times New Roman" w:cs="Times New Roman"/>
                <w:sz w:val="22"/>
              </w:rPr>
              <w:t xml:space="preserve">kohya-ss, cấu hình TOML sinh tự động</w:t>
            </w:r>
          </w:p>
        </w:tc>
      </w:tr>
      <w:tr>
        <w:tc>
          <w:tcPr/>
          <w:p>
            <w:pPr>
              <w:pStyle w:val="Compact"/>
              <w:spacing w:line="240" w:lineRule="auto" w:after="0"/>
              <w:jc w:val="left"/>
            </w:pPr>
            <w:r>
              <w:rPr>
                <w:rFonts w:ascii="Times New Roman" w:hAnsi="Times New Roman" w:eastAsia="Times New Roman" w:cs="Times New Roman"/>
                <w:sz w:val="22"/>
              </w:rPr>
              <w:t xml:space="preserve">Xác thực xuôi dòng</w:t>
            </w:r>
          </w:p>
        </w:tc>
        <w:tc>
          <w:tcPr/>
          <w:p>
            <w:pPr>
              <w:pStyle w:val="Compact"/>
              <w:spacing w:line="240" w:lineRule="auto" w:after="0"/>
              <w:jc w:val="left"/>
            </w:pPr>
            <w:r>
              <w:rPr>
                <w:rFonts w:ascii="Times New Roman" w:hAnsi="Times New Roman" w:eastAsia="Times New Roman" w:cs="Times New Roman"/>
                <w:sz w:val="22"/>
              </w:rPr>
              <w:t xml:space="preserve">Ultralytics YOLOv8</w:t>
            </w:r>
          </w:p>
        </w:tc>
      </w:tr>
      <w:tr>
        <w:tc>
          <w:tcPr/>
          <w:p>
            <w:pPr>
              <w:pStyle w:val="Compact"/>
              <w:spacing w:line="240" w:lineRule="auto" w:after="0"/>
              <w:jc w:val="left"/>
            </w:pPr>
            <w:r>
              <w:rPr>
                <w:rFonts w:ascii="Times New Roman" w:hAnsi="Times New Roman" w:eastAsia="Times New Roman" w:cs="Times New Roman"/>
                <w:sz w:val="22"/>
              </w:rPr>
              <w:t xml:space="preserve">Xử lý ảnh</w:t>
            </w:r>
          </w:p>
        </w:tc>
        <w:tc>
          <w:tcPr/>
          <w:p>
            <w:pPr>
              <w:pStyle w:val="Compact"/>
              <w:spacing w:line="240" w:lineRule="auto" w:after="0"/>
              <w:jc w:val="left"/>
            </w:pPr>
            <w:r>
              <w:rPr>
                <w:rFonts w:ascii="Times New Roman" w:hAnsi="Times New Roman" w:eastAsia="Times New Roman" w:cs="Times New Roman"/>
                <w:sz w:val="22"/>
              </w:rPr>
              <w:t xml:space="preserve">OpenCV, NumPy, scikit-image</w:t>
            </w:r>
          </w:p>
        </w:tc>
      </w:tr>
      <w:tr>
        <w:tc>
          <w:tcPr/>
          <w:p>
            <w:pPr>
              <w:pStyle w:val="Compact"/>
              <w:spacing w:line="240" w:lineRule="auto" w:after="0"/>
              <w:jc w:val="left"/>
            </w:pPr>
            <w:r>
              <w:rPr>
                <w:rFonts w:ascii="Times New Roman" w:hAnsi="Times New Roman" w:eastAsia="Times New Roman" w:cs="Times New Roman"/>
                <w:sz w:val="22"/>
              </w:rPr>
              <w:t xml:space="preserve">Giao diện</w:t>
            </w:r>
          </w:p>
        </w:tc>
        <w:tc>
          <w:tcPr/>
          <w:p>
            <w:pPr>
              <w:pStyle w:val="Compact"/>
              <w:spacing w:line="240" w:lineRule="auto" w:after="0"/>
              <w:jc w:val="left"/>
            </w:pPr>
            <w:r>
              <w:rPr>
                <w:rFonts w:ascii="Times New Roman" w:hAnsi="Times New Roman" w:eastAsia="Times New Roman" w:cs="Times New Roman"/>
                <w:sz w:val="22"/>
              </w:rPr>
              <w:t xml:space="preserve">Gradio, chạy thường trú như dịch vụ systemd</w:t>
            </w:r>
          </w:p>
        </w:tc>
      </w:tr>
    </w:tbl>
    <w:p>
      <w:pPr>
        <w:pStyle w:val="BodyText"/>
        <w:spacing w:line="360" w:lineRule="auto" w:after="0"/>
        <w:ind w:firstLine="567"/>
        <w:jc w:val="both"/>
      </w:pPr>
      <w:r>
        <w:rPr>
          <w:rFonts w:ascii="Times New Roman" w:hAnsi="Times New Roman" w:eastAsia="Times New Roman" w:cs="Times New Roman"/>
          <w:sz w:val="26"/>
        </w:rPr>
        <w:t xml:space="preserve">Mức sử dụng VRAM trong sản xuất khoảng 18 GB, dưới ngưỡng 20 GB đặt ra ở giai đoạn thiết kế. Nhiệt độ GPU đỉnh trong lần chạy thử 500 ảnh là 81 °C, chưa chạm ngưỡng tạm dừng 85 °C.</w:t>
      </w:r>
    </w:p>
    <w:bookmarkEnd w:id="65"/>
    <w:bookmarkStart w:id="72" w:name="kết-quả-sinh-ảnh"/>
    <w:p>
      <w:pPr>
        <w:pStyle w:val="Heading2"/>
      </w:pPr>
      <w:r>
        <w:t xml:space="preserve">4.2. Kết quả sinh ảnh</w:t>
      </w:r>
    </w:p>
    <w:p>
      <w:pPr>
        <w:pStyle w:val="FirstParagraph"/>
        <w:spacing w:line="360" w:lineRule="auto" w:after="0"/>
        <w:ind w:firstLine="567"/>
        <w:jc w:val="both"/>
      </w:pPr>
      <w:r>
        <w:rPr>
          <w:rFonts w:ascii="Times New Roman" w:hAnsi="Times New Roman" w:eastAsia="Times New Roman" w:cs="Times New Roman"/>
          <w:sz w:val="26"/>
        </w:rPr>
        <w:t xml:space="preserve">Lần chạy thử 500 ảnh cho các số liệu vận hành sau:</w:t>
      </w:r>
    </w:p>
    <w:p>
      <w:pPr>
        <w:numPr>
          <w:ilvl w:val="0"/>
          <w:numId w:val="101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Tổng thời gian: khoảng 27 phút.</w:t>
      </w:r>
    </w:p>
    <w:p>
      <w:pPr>
        <w:numPr>
          <w:ilvl w:val="0"/>
          <w:numId w:val="101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Tỷ lệ thành công: 98%, tức 10 trên 500 công việc phải thử lại.</w:t>
      </w:r>
    </w:p>
    <w:p>
      <w:pPr>
        <w:numPr>
          <w:ilvl w:val="0"/>
          <w:numId w:val="101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Thông lượng ổn định: 1.097 ảnh mỗi giờ.</w:t>
      </w:r>
    </w:p>
    <w:p>
      <w:pPr>
        <w:numPr>
          <w:ilvl w:val="0"/>
          <w:numId w:val="101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Phục hồi từ điểm kiểm tra: đã kiểm chứng bằng cách dừng và khởi động lại giữa chừng.</w:t>
      </w:r>
    </w:p>
    <w:p>
      <w:pPr>
        <w:pStyle w:val="FirstParagraph"/>
        <w:spacing w:line="360" w:lineRule="auto" w:after="0"/>
        <w:ind w:firstLine="567"/>
        <w:jc w:val="both"/>
      </w:pPr>
      <w:r>
        <w:rPr>
          <w:rFonts w:ascii="Times New Roman" w:hAnsi="Times New Roman" w:eastAsia="Times New Roman" w:cs="Times New Roman"/>
          <w:sz w:val="26"/>
        </w:rPr>
        <w:t xml:space="preserve">Từ thông lượng này suy ra 20.000 ảnh cần khoảng 18 giờ và 100.000 ảnh cần khoảng 91 giờ, tức 3,8 ngày chạy liên tục. Cả hai con số đều nằm trong chỉ tiêu đặt ra.</w:t>
      </w:r>
    </w:p>
    <w:p>
      <w:pPr>
        <w:pStyle w:val="BodyText"/>
        <w:spacing w:line="240" w:lineRule="auto"/>
        <w:jc w:val="left"/>
      </w:pPr>
      <w:r>
        <w:rPr>
          <w:bCs/>
          <w:rFonts w:ascii="Times New Roman" w:hAnsi="Times New Roman" w:eastAsia="Times New Roman" w:cs="Times New Roman"/>
          <w:b/>
          <w:sz w:val="24"/>
        </w:rPr>
        <w:t xml:space="preserve">Bảng 4.2: Số ảnh đã sinh theo lớp khuyết tật</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Lớp khuyết tật</w:t>
            </w:r>
          </w:p>
        </w:tc>
        <w:tc>
          <w:tcPr/>
          <w:p>
            <w:pPr>
              <w:pStyle w:val="Compact"/>
              <w:spacing w:line="240" w:lineRule="auto" w:after="0"/>
              <w:jc w:val="left"/>
            </w:pPr>
            <w:r>
              <w:rPr>
                <w:rFonts w:ascii="Times New Roman" w:hAnsi="Times New Roman" w:eastAsia="Times New Roman" w:cs="Times New Roman"/>
                <w:sz w:val="22"/>
              </w:rPr>
              <w:t xml:space="preserve">Số ảnh</w:t>
            </w:r>
          </w:p>
        </w:tc>
        <w:tc>
          <w:tcPr/>
          <w:p>
            <w:pPr>
              <w:pStyle w:val="Compact"/>
              <w:spacing w:line="240" w:lineRule="auto" w:after="0"/>
              <w:jc w:val="left"/>
            </w:pPr>
            <w:r>
              <w:rPr>
                <w:rFonts w:ascii="Times New Roman" w:hAnsi="Times New Roman" w:eastAsia="Times New Roman" w:cs="Times New Roman"/>
                <w:sz w:val="22"/>
              </w:rPr>
              <w:t xml:space="preserve">Ghi chú</w:t>
            </w:r>
          </w:p>
        </w:tc>
      </w:tr>
      <w:tr>
        <w:tc>
          <w:tcPr/>
          <w:p>
            <w:pPr>
              <w:pStyle w:val="Compact"/>
              <w:spacing w:line="240" w:lineRule="auto" w:after="0"/>
              <w:jc w:val="left"/>
            </w:pPr>
            <w:r>
              <w:rPr>
                <w:rFonts w:ascii="Times New Roman" w:hAnsi="Times New Roman" w:eastAsia="Times New Roman" w:cs="Times New Roman"/>
                <w:sz w:val="22"/>
              </w:rPr>
              <w:t xml:space="preserve">undercut</w:t>
            </w:r>
          </w:p>
        </w:tc>
        <w:tc>
          <w:tcPr/>
          <w:p>
            <w:pPr>
              <w:pStyle w:val="Compact"/>
              <w:spacing w:line="240" w:lineRule="auto" w:after="0"/>
              <w:jc w:val="left"/>
            </w:pPr>
            <w:r>
              <w:rPr>
                <w:rFonts w:ascii="Times New Roman" w:hAnsi="Times New Roman" w:eastAsia="Times New Roman" w:cs="Times New Roman"/>
                <w:sz w:val="22"/>
              </w:rPr>
              <w:t xml:space="preserve">500</w:t>
            </w:r>
          </w:p>
        </w:tc>
        <w:tc>
          <w:tcPr/>
          <w:p>
            <w:pPr>
              <w:pStyle w:val="Compact"/>
              <w:spacing w:line="240" w:lineRule="auto" w:after="0"/>
              <w:jc w:val="left"/>
            </w:pPr>
            <w:r>
              <w:rPr>
                <w:rFonts w:ascii="Times New Roman" w:hAnsi="Times New Roman" w:eastAsia="Times New Roman" w:cs="Times New Roman"/>
                <w:sz w:val="22"/>
              </w:rPr>
              <w:t xml:space="preserve">Lô kiểm thử riêng sau khi viết lại hình thái</w:t>
            </w:r>
          </w:p>
        </w:tc>
      </w:tr>
      <w:tr>
        <w:tc>
          <w:tcPr/>
          <w:p>
            <w:pPr>
              <w:pStyle w:val="Compact"/>
              <w:spacing w:line="240" w:lineRule="auto" w:after="0"/>
              <w:jc w:val="left"/>
            </w:pPr>
            <w:r>
              <w:rPr>
                <w:rFonts w:ascii="Times New Roman" w:hAnsi="Times New Roman" w:eastAsia="Times New Roman" w:cs="Times New Roman"/>
                <w:sz w:val="22"/>
              </w:rPr>
              <w:t xml:space="preserve">crack</w:t>
            </w:r>
          </w:p>
        </w:tc>
        <w:tc>
          <w:tcPr/>
          <w:p>
            <w:pPr>
              <w:pStyle w:val="Compact"/>
              <w:spacing w:line="240" w:lineRule="auto" w:after="0"/>
              <w:jc w:val="left"/>
            </w:pPr>
            <w:r>
              <w:rPr>
                <w:rFonts w:ascii="Times New Roman" w:hAnsi="Times New Roman" w:eastAsia="Times New Roman" w:cs="Times New Roman"/>
                <w:sz w:val="22"/>
              </w:rPr>
              <w:t xml:space="preserve">161</w:t>
            </w:r>
          </w:p>
        </w:tc>
        <w:tc>
          <w:tcPr/>
          <w:p>
            <w:pPr>
              <w:pStyle w:val="Compact"/>
              <w:spacing w:line="240" w:lineRule="auto" w:after="0"/>
              <w:jc w:val="left"/>
            </w:pPr>
            <w:r>
              <w:rPr>
                <w:rFonts w:ascii="Times New Roman" w:hAnsi="Times New Roman" w:eastAsia="Times New Roman" w:cs="Times New Roman"/>
                <w:sz w:val="22"/>
              </w:rPr>
              <w:t xml:space="preserve">Lớp được tinh chỉnh nhiều vòng nhất</w:t>
            </w:r>
          </w:p>
        </w:tc>
      </w:tr>
      <w:tr>
        <w:tc>
          <w:tcPr/>
          <w:p>
            <w:pPr>
              <w:pStyle w:val="Compact"/>
              <w:spacing w:line="240" w:lineRule="auto" w:after="0"/>
              <w:jc w:val="left"/>
            </w:pPr>
            <w:r>
              <w:rPr>
                <w:rFonts w:ascii="Times New Roman" w:hAnsi="Times New Roman" w:eastAsia="Times New Roman" w:cs="Times New Roman"/>
                <w:sz w:val="22"/>
              </w:rPr>
              <w:t xml:space="preserve">linear_porosity</w:t>
            </w:r>
          </w:p>
        </w:tc>
        <w:tc>
          <w:tcPr/>
          <w:p>
            <w:pPr>
              <w:pStyle w:val="Compact"/>
              <w:spacing w:line="240" w:lineRule="auto" w:after="0"/>
              <w:jc w:val="left"/>
            </w:pPr>
            <w:r>
              <w:rPr>
                <w:rFonts w:ascii="Times New Roman" w:hAnsi="Times New Roman" w:eastAsia="Times New Roman" w:cs="Times New Roman"/>
                <w:sz w:val="22"/>
              </w:rPr>
              <w:t xml:space="preserve">150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clustered_porosity</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elongated_cavity</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lack_of_fusion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lack_of_penetration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linear_slag_inclusion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metallic_inclusion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porosity</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slag_inclusion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bCs/>
                <w:rFonts w:ascii="Times New Roman" w:hAnsi="Times New Roman" w:eastAsia="Times New Roman" w:cs="Times New Roman"/>
                <w:b/>
                <w:sz w:val="22"/>
              </w:rPr>
              <w:t xml:space="preserve">Tổng</w:t>
            </w:r>
          </w:p>
        </w:tc>
        <w:tc>
          <w:tcPr/>
          <w:p>
            <w:pPr>
              <w:pStyle w:val="Compact"/>
              <w:spacing w:line="240" w:lineRule="auto" w:after="0"/>
              <w:jc w:val="left"/>
            </w:pPr>
            <w:r>
              <w:rPr>
                <w:bCs/>
                <w:rFonts w:ascii="Times New Roman" w:hAnsi="Times New Roman" w:eastAsia="Times New Roman" w:cs="Times New Roman"/>
                <w:b/>
                <w:sz w:val="22"/>
              </w:rPr>
              <w:t xml:space="preserve">1.611</w:t>
            </w:r>
          </w:p>
        </w:tc>
        <w:tc>
          <w:tcPr/>
          <w:p>
            <w:pPr>
              <w:pStyle w:val="Compact"/>
              <w:spacing w:line="240" w:lineRule="auto" w:after="0"/>
              <w:jc w:val="left"/>
            </w:pPr>
            <w:r>
              <w:rPr>
                <w:rFonts w:ascii="Times New Roman" w:hAnsi="Times New Roman" w:eastAsia="Times New Roman" w:cs="Times New Roman"/>
                <w:sz w:val="22"/>
              </w:rPr>
              <w:t xml:space="preserve">Lô dùng cho báo cáo kiểm tra chất lượng</w:t>
            </w:r>
          </w:p>
        </w:tc>
      </w:tr>
    </w:tbl>
    <w:p>
      <w:pPr>
        <w:pStyle w:val="BodyText"/>
        <w:spacing w:line="360" w:lineRule="auto" w:after="0"/>
        <w:ind w:firstLine="567"/>
        <w:jc w:val="both"/>
      </w:pPr>
      <w:r>
        <w:rPr>
          <w:rFonts w:ascii="Times New Roman" w:hAnsi="Times New Roman" w:eastAsia="Times New Roman" w:cs="Times New Roman"/>
          <w:sz w:val="26"/>
        </w:rPr>
        <w:t xml:space="preserve">Ngoài lô chính, hệ thống còn sinh các lô phụ phục vụ thực nghiệm: lô dùng LoRA huấn luyện trên RIAWELC, lô tắt ControlNet để cô lập ảnh hưởng của thành phần này, các lô kiểm thử riêng cho lớp cháy cạnh và lớp không ngấu thành bên, cùng sáu vòng sửa lỗi của thực nghiệm so sánh mô hình nền.</w:t>
      </w:r>
    </w:p>
    <w:p>
      <w:pPr>
        <w:pStyle w:val="CaptionedFigure"/>
        <w:jc w:val="center"/>
      </w:pPr>
      <w:r>
        <w:drawing>
          <wp:inline>
            <wp:extent cx="5918200" cy="2432634"/>
            <wp:effectExtent b="0" l="0" r="0" t="0"/>
            <wp:docPr descr="Hình 4.1: Lưới ảnh mẫu của mười lớp khuyết tật sinh bằng quy trình có ControlNet" title="" id="67" name="Picture"/>
            <a:graphic>
              <a:graphicData uri="http://schemas.openxmlformats.org/drawingml/2006/picture">
                <pic:pic>
                  <pic:nvPicPr>
                    <pic:cNvPr descr="figures/fig-4-1-luoi-mau-10-lop.png" id="68" name="Picture"/>
                    <pic:cNvPicPr>
                      <a:picLocks noChangeArrowheads="1" noChangeAspect="1"/>
                    </pic:cNvPicPr>
                  </pic:nvPicPr>
                  <pic:blipFill>
                    <a:blip r:embed="rId66"/>
                    <a:stretch>
                      <a:fillRect/>
                    </a:stretch>
                  </pic:blipFill>
                  <pic:spPr bwMode="auto">
                    <a:xfrm>
                      <a:off x="0" y="0"/>
                      <a:ext cx="5918200" cy="2432634"/>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4.1: Lưới ảnh mẫu của mười lớp khuyết tật sinh bằng quy trình có ControlNet</w:t>
      </w:r>
    </w:p>
    <w:p>
      <w:pPr>
        <w:pStyle w:val="CaptionedFigure"/>
        <w:jc w:val="center"/>
      </w:pPr>
      <w:r>
        <w:drawing>
          <wp:inline>
            <wp:extent cx="5918200" cy="2126953"/>
            <wp:effectExtent b="0" l="0" r="0" t="0"/>
            <wp:docPr descr="Hình 4.2: Lưới ảnh mẫu của mười hai lớp khuyết tật khi tắt ControlNet" title="" id="70" name="Picture"/>
            <a:graphic>
              <a:graphicData uri="http://schemas.openxmlformats.org/drawingml/2006/picture">
                <pic:pic>
                  <pic:nvPicPr>
                    <pic:cNvPr descr="figures/fig-4-2-luoi-mau-12-lop-khong-controlnet.png" id="71" name="Picture"/>
                    <pic:cNvPicPr>
                      <a:picLocks noChangeArrowheads="1" noChangeAspect="1"/>
                    </pic:cNvPicPr>
                  </pic:nvPicPr>
                  <pic:blipFill>
                    <a:blip r:embed="rId69"/>
                    <a:stretch>
                      <a:fillRect/>
                    </a:stretch>
                  </pic:blipFill>
                  <pic:spPr bwMode="auto">
                    <a:xfrm>
                      <a:off x="0" y="0"/>
                      <a:ext cx="5918200" cy="2126953"/>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4.2: Lưới ảnh mẫu của mười hai lớp khuyết tật khi tắt ControlNet</w:t>
      </w:r>
    </w:p>
    <w:p>
      <w:pPr>
        <w:pStyle w:val="BodyText"/>
        <w:spacing w:line="360" w:lineRule="auto" w:after="0"/>
        <w:ind w:firstLine="567"/>
        <w:jc w:val="both"/>
      </w:pPr>
      <w:del w:id="1039" w:author="AI Reviewer" w:date="2026-09-24T09:18:14Z">
        <w:r>
          <w:rPr>
            <w:rFonts w:ascii="Times New Roman" w:hAnsi="Times New Roman" w:eastAsia="Times New Roman" w:cs="Times New Roman"/>
            <w:sz w:val="26"/>
          </w:rPr>
          <w:delText xml:space="preserve">Đối chiếu hai lưới ảnh cho một quan sát đáng chú ý:</w:delText>
        </w:r>
      </w:del>
      <w:ins w:id="1040" w:author="AI Reviewer" w:date="2026-09-24T09:18:14Z">
        <w:r>
          <w:rPr>
            <w:rFonts w:ascii="Times New Roman" w:hAnsi="Times New Roman" w:eastAsia="Times New Roman" w:cs="Times New Roman"/>
            <w:sz w:val="26"/>
          </w:rPr>
          <w:t xml:space="preserve">Đối chiếu hai lưới ảnh cho thấy:</w:t>
        </w:r>
      </w:ins>
      <w:r>
        <w:rPr>
          <w:rFonts w:ascii="Times New Roman" w:hAnsi="Times New Roman" w:eastAsia="Times New Roman" w:cs="Times New Roman"/>
          <w:sz w:val="26"/>
        </w:rPr>
        <w:t xml:space="preserve"> khác biệt giữa bản có ControlNet và bản tắt ControlNet nhỏ hơn dự đoán. Nguyên nhân được phân tích ở mục 4.7.</w:t>
      </w:r>
    </w:p>
    <w:p>
      <w:pPr>
        <w:pStyle w:val="BodyText"/>
        <w:spacing w:line="360" w:lineRule="auto" w:after="0"/>
        <w:ind w:firstLine="567"/>
        <w:jc w:val="both"/>
      </w:pPr>
      <w:r>
        <w:rPr>
          <w:rFonts w:ascii="Times New Roman" w:hAnsi="Times New Roman" w:eastAsia="Times New Roman" w:cs="Times New Roman"/>
          <w:sz w:val="26"/>
        </w:rPr>
        <w:t xml:space="preserve">Sáu vòng sửa lỗi trong quá trình thực nghiệm đã xử lý các vấn đề sau:</w:t>
      </w:r>
    </w:p>
    <w:p>
      <w:pPr>
        <w:numPr>
          <w:ilvl w:val="0"/>
          <w:numId w:val="101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Vòng 1 và 2</w:t>
      </w:r>
      <w:r>
        <w:rPr>
          <w:rFonts w:ascii="Times New Roman" w:hAnsi="Times New Roman" w:eastAsia="Times New Roman" w:cs="Times New Roman"/>
          <w:sz w:val="26"/>
        </w:rPr>
        <w:t xml:space="preserve">: sửa lỗi nạp mặt nạ. ComfyUI trích mặt nạ từ kênh alpha của ảnh chứ không từ giá trị pixel, nên mặt nạ nhị phân lưu dạng thang độ xám bị hiểu sai. Sửa bằng cách ghi mặt nạ vào kênh alpha.</w:t>
      </w:r>
    </w:p>
    <w:p>
      <w:pPr>
        <w:numPr>
          <w:ilvl w:val="0"/>
          <w:numId w:val="101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Vòng 3 và 4</w:t>
      </w:r>
      <w:r>
        <w:rPr>
          <w:rFonts w:ascii="Times New Roman" w:hAnsi="Times New Roman" w:eastAsia="Times New Roman" w:cs="Times New Roman"/>
          <w:sz w:val="26"/>
        </w:rPr>
        <w:t xml:space="preserve">: sửa quy ước màu của lớp nứt. Các vòng đầu sinh ra vết nứt sáng, ngược quy ước ảnh chụp phóng xạ.</w:t>
      </w:r>
    </w:p>
    <w:p>
      <w:pPr>
        <w:numPr>
          <w:ilvl w:val="0"/>
          <w:numId w:val="101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Vòng 5 và 6</w:t>
      </w:r>
      <w:r>
        <w:rPr>
          <w:rFonts w:ascii="Times New Roman" w:hAnsi="Times New Roman" w:eastAsia="Times New Roman" w:cs="Times New Roman"/>
          <w:sz w:val="26"/>
        </w:rPr>
        <w:t xml:space="preserve">: thêm bộ lọc độ sáng nền (chỉ giữ patch có trung bình từ 140 trở lên) và chuyển sang cách ghép khuyết tật đã vẽ lên nền gốc.</w:t>
      </w:r>
    </w:p>
    <w:bookmarkEnd w:id="72"/>
    <w:bookmarkStart w:id="76" w:name="kết-quả-so-sánh-sáu-mô-hình-nền"/>
    <w:p>
      <w:pPr>
        <w:pStyle w:val="Heading2"/>
      </w:pPr>
      <w:r>
        <w:t xml:space="preserve">4.3. Kết quả so sánh sáu mô hình nền</w:t>
      </w:r>
    </w:p>
    <w:p>
      <w:pPr>
        <w:pStyle w:val="FirstParagraph"/>
        <w:spacing w:line="360" w:lineRule="auto" w:after="0"/>
        <w:ind w:firstLine="567"/>
        <w:jc w:val="both"/>
      </w:pPr>
      <w:r>
        <w:rPr>
          <w:rFonts w:ascii="Times New Roman" w:hAnsi="Times New Roman" w:eastAsia="Times New Roman" w:cs="Times New Roman"/>
          <w:sz w:val="26"/>
        </w:rPr>
        <w:t xml:space="preserve">Thực nghiệm chạy trên lớp nứt với 100 hạt giống tất định cho mỗi mô hình.</w:t>
      </w:r>
    </w:p>
    <w:p>
      <w:pPr>
        <w:pStyle w:val="BodyText"/>
        <w:spacing w:line="240" w:lineRule="auto"/>
        <w:jc w:val="left"/>
      </w:pPr>
      <w:r>
        <w:rPr>
          <w:bCs/>
          <w:rFonts w:ascii="Times New Roman" w:hAnsi="Times New Roman" w:eastAsia="Times New Roman" w:cs="Times New Roman"/>
          <w:b/>
          <w:sz w:val="24"/>
        </w:rPr>
        <w:t xml:space="preserve">Bảng 4.3: Kết quả so sánh sáu mô hình nền trên lớp nứt</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55"/>
        <w:gridCol w:w="1555"/>
        <w:gridCol w:w="1555"/>
        <w:gridCol w:w="1555"/>
        <w:gridCol w:w="1555"/>
        <w:gridCol w:w="1557"/>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Hạng</w:t>
            </w:r>
          </w:p>
        </w:tc>
        <w:tc>
          <w:tcPr/>
          <w:p>
            <w:pPr>
              <w:pStyle w:val="Compact"/>
              <w:spacing w:line="240" w:lineRule="auto" w:after="0"/>
              <w:jc w:val="left"/>
            </w:pPr>
            <w:r>
              <w:rPr>
                <w:rFonts w:ascii="Times New Roman" w:hAnsi="Times New Roman" w:eastAsia="Times New Roman" w:cs="Times New Roman"/>
                <w:sz w:val="22"/>
              </w:rPr>
              <w:t xml:space="preserve">Mô hình nền</w:t>
            </w:r>
          </w:p>
        </w:tc>
        <w:tc>
          <w:tcPr/>
          <w:p>
            <w:pPr>
              <w:pStyle w:val="Compact"/>
              <w:spacing w:line="240" w:lineRule="auto" w:after="0"/>
              <w:jc w:val="left"/>
            </w:pPr>
            <w:r>
              <w:rPr>
                <w:rFonts w:ascii="Times New Roman" w:hAnsi="Times New Roman" w:eastAsia="Times New Roman" w:cs="Times New Roman"/>
                <w:sz w:val="22"/>
              </w:rPr>
              <w:t xml:space="preserve">FID</w:t>
            </w:r>
          </w:p>
        </w:tc>
        <w:tc>
          <w:tcPr/>
          <w:p>
            <w:pPr>
              <w:pStyle w:val="Compact"/>
              <w:spacing w:line="240" w:lineRule="auto" w:after="0"/>
              <w:jc w:val="left"/>
            </w:pPr>
            <w:r>
              <w:rPr>
                <w:rFonts w:ascii="Times New Roman" w:hAnsi="Times New Roman" w:eastAsia="Times New Roman" w:cs="Times New Roman"/>
                <w:sz w:val="22"/>
              </w:rPr>
              <w:t xml:space="preserve">SSIM trung bình</w:t>
            </w:r>
          </w:p>
        </w:tc>
        <w:tc>
          <w:tcPr/>
          <w:p>
            <w:pPr>
              <w:pStyle w:val="Compact"/>
              <w:spacing w:line="240" w:lineRule="auto" w:after="0"/>
              <w:jc w:val="left"/>
            </w:pPr>
            <w:r>
              <w:rPr>
                <w:rFonts w:ascii="Times New Roman" w:hAnsi="Times New Roman" w:eastAsia="Times New Roman" w:cs="Times New Roman"/>
                <w:sz w:val="22"/>
              </w:rPr>
              <w:t xml:space="preserve">Độ nét Laplace</w:t>
            </w:r>
          </w:p>
        </w:tc>
        <w:tc>
          <w:tcPr/>
          <w:p>
            <w:pPr>
              <w:pStyle w:val="Compact"/>
              <w:spacing w:line="240" w:lineRule="auto" w:after="0"/>
              <w:jc w:val="left"/>
            </w:pPr>
            <w:r>
              <w:rPr>
                <w:rFonts w:ascii="Times New Roman" w:hAnsi="Times New Roman" w:eastAsia="Times New Roman" w:cs="Times New Roman"/>
                <w:sz w:val="22"/>
              </w:rPr>
              <w:t xml:space="preserve">Điểm tổng hợp</w:t>
            </w:r>
          </w:p>
        </w:tc>
      </w:tr>
      <w:tr>
        <w:tc>
          <w:tcPr/>
          <w:p>
            <w:pPr>
              <w:pStyle w:val="Compact"/>
              <w:spacing w:line="240" w:lineRule="auto" w:after="0"/>
              <w:jc w:val="left"/>
            </w:pPr>
            <w:r>
              <w:rPr>
                <w:rFonts w:ascii="Times New Roman" w:hAnsi="Times New Roman" w:eastAsia="Times New Roman" w:cs="Times New Roman"/>
                <w:sz w:val="22"/>
              </w:rPr>
              <w:t xml:space="preserve">1</w:t>
            </w:r>
          </w:p>
        </w:tc>
        <w:tc>
          <w:tcPr/>
          <w:p>
            <w:pPr>
              <w:pStyle w:val="Compact"/>
              <w:spacing w:line="240" w:lineRule="auto" w:after="0"/>
              <w:jc w:val="left"/>
            </w:pPr>
            <w:r>
              <w:rPr>
                <w:rFonts w:ascii="Times New Roman" w:hAnsi="Times New Roman" w:eastAsia="Times New Roman" w:cs="Times New Roman"/>
                <w:sz w:val="22"/>
              </w:rPr>
              <w:t xml:space="preserve">Stable Diffusion 1.5 gốc</w:t>
            </w:r>
          </w:p>
        </w:tc>
        <w:tc>
          <w:tcPr/>
          <w:p>
            <w:pPr>
              <w:pStyle w:val="Compact"/>
              <w:spacing w:line="240" w:lineRule="auto" w:after="0"/>
              <w:jc w:val="left"/>
            </w:pPr>
            <w:r>
              <w:rPr>
                <w:rFonts w:ascii="Times New Roman" w:hAnsi="Times New Roman" w:eastAsia="Times New Roman" w:cs="Times New Roman"/>
                <w:sz w:val="22"/>
              </w:rPr>
              <w:t xml:space="preserve">207,04</w:t>
            </w:r>
          </w:p>
        </w:tc>
        <w:tc>
          <w:tcPr/>
          <w:p>
            <w:pPr>
              <w:pStyle w:val="Compact"/>
              <w:spacing w:line="240" w:lineRule="auto" w:after="0"/>
              <w:jc w:val="left"/>
            </w:pPr>
            <w:r>
              <w:rPr>
                <w:rFonts w:ascii="Times New Roman" w:hAnsi="Times New Roman" w:eastAsia="Times New Roman" w:cs="Times New Roman"/>
                <w:sz w:val="22"/>
              </w:rPr>
              <w:t xml:space="preserve">0,3468</w:t>
            </w:r>
          </w:p>
        </w:tc>
        <w:tc>
          <w:tcPr/>
          <w:p>
            <w:pPr>
              <w:pStyle w:val="Compact"/>
              <w:spacing w:line="240" w:lineRule="auto" w:after="0"/>
              <w:jc w:val="left"/>
            </w:pPr>
            <w:r>
              <w:rPr>
                <w:rFonts w:ascii="Times New Roman" w:hAnsi="Times New Roman" w:eastAsia="Times New Roman" w:cs="Times New Roman"/>
                <w:sz w:val="22"/>
              </w:rPr>
              <w:t xml:space="preserve">324,5</w:t>
            </w:r>
          </w:p>
        </w:tc>
        <w:tc>
          <w:tcPr/>
          <w:p>
            <w:pPr>
              <w:pStyle w:val="Compact"/>
              <w:spacing w:line="240" w:lineRule="auto" w:after="0"/>
              <w:jc w:val="left"/>
            </w:pPr>
            <w:r>
              <w:rPr>
                <w:bCs/>
                <w:rFonts w:ascii="Times New Roman" w:hAnsi="Times New Roman" w:eastAsia="Times New Roman" w:cs="Times New Roman"/>
                <w:b/>
                <w:sz w:val="22"/>
              </w:rPr>
              <w:t xml:space="preserve">0,3527</w:t>
            </w:r>
          </w:p>
        </w:tc>
      </w:tr>
      <w:tr>
        <w:tc>
          <w:tcPr/>
          <w:p>
            <w:pPr>
              <w:pStyle w:val="Compact"/>
              <w:spacing w:line="240" w:lineRule="auto" w:after="0"/>
              <w:jc w:val="left"/>
            </w:pPr>
            <w:r>
              <w:rPr>
                <w:rFonts w:ascii="Times New Roman" w:hAnsi="Times New Roman" w:eastAsia="Times New Roman" w:cs="Times New Roman"/>
                <w:sz w:val="22"/>
              </w:rPr>
              <w:t xml:space="preserve">2</w:t>
            </w:r>
          </w:p>
        </w:tc>
        <w:tc>
          <w:tcPr/>
          <w:p>
            <w:pPr>
              <w:pStyle w:val="Compact"/>
              <w:spacing w:line="240" w:lineRule="auto" w:after="0"/>
              <w:jc w:val="left"/>
            </w:pPr>
            <w:r>
              <w:rPr>
                <w:rFonts w:ascii="Times New Roman" w:hAnsi="Times New Roman" w:eastAsia="Times New Roman" w:cs="Times New Roman"/>
                <w:sz w:val="22"/>
              </w:rPr>
              <w:t xml:space="preserve">Realistic Vision V5.1</w:t>
            </w:r>
          </w:p>
        </w:tc>
        <w:tc>
          <w:tcPr/>
          <w:p>
            <w:pPr>
              <w:pStyle w:val="Compact"/>
              <w:spacing w:line="240" w:lineRule="auto" w:after="0"/>
              <w:jc w:val="left"/>
            </w:pPr>
            <w:r>
              <w:rPr>
                <w:rFonts w:ascii="Times New Roman" w:hAnsi="Times New Roman" w:eastAsia="Times New Roman" w:cs="Times New Roman"/>
                <w:sz w:val="22"/>
              </w:rPr>
              <w:t xml:space="preserve">198,55</w:t>
            </w:r>
          </w:p>
        </w:tc>
        <w:tc>
          <w:tcPr/>
          <w:p>
            <w:pPr>
              <w:pStyle w:val="Compact"/>
              <w:spacing w:line="240" w:lineRule="auto" w:after="0"/>
              <w:jc w:val="left"/>
            </w:pPr>
            <w:r>
              <w:rPr>
                <w:rFonts w:ascii="Times New Roman" w:hAnsi="Times New Roman" w:eastAsia="Times New Roman" w:cs="Times New Roman"/>
                <w:sz w:val="22"/>
              </w:rPr>
              <w:t xml:space="preserve">0,3821</w:t>
            </w:r>
          </w:p>
        </w:tc>
        <w:tc>
          <w:tcPr/>
          <w:p>
            <w:pPr>
              <w:pStyle w:val="Compact"/>
              <w:spacing w:line="240" w:lineRule="auto" w:after="0"/>
              <w:jc w:val="left"/>
            </w:pPr>
            <w:r>
              <w:rPr>
                <w:rFonts w:ascii="Times New Roman" w:hAnsi="Times New Roman" w:eastAsia="Times New Roman" w:cs="Times New Roman"/>
                <w:sz w:val="22"/>
              </w:rPr>
              <w:t xml:space="preserve">180,0</w:t>
            </w:r>
          </w:p>
        </w:tc>
        <w:tc>
          <w:tcPr/>
          <w:p>
            <w:pPr>
              <w:pStyle w:val="Compact"/>
              <w:spacing w:line="240" w:lineRule="auto" w:after="0"/>
              <w:jc w:val="left"/>
            </w:pPr>
            <w:r>
              <w:rPr>
                <w:rFonts w:ascii="Times New Roman" w:hAnsi="Times New Roman" w:eastAsia="Times New Roman" w:cs="Times New Roman"/>
                <w:sz w:val="22"/>
              </w:rPr>
              <w:t xml:space="preserve">0,2936</w:t>
            </w:r>
          </w:p>
        </w:tc>
      </w:tr>
      <w:tr>
        <w:tc>
          <w:tcPr/>
          <w:p>
            <w:pPr>
              <w:pStyle w:val="Compact"/>
              <w:spacing w:line="240" w:lineRule="auto" w:after="0"/>
              <w:jc w:val="left"/>
            </w:pPr>
            <w:r>
              <w:rPr>
                <w:rFonts w:ascii="Times New Roman" w:hAnsi="Times New Roman" w:eastAsia="Times New Roman" w:cs="Times New Roman"/>
                <w:sz w:val="22"/>
              </w:rPr>
              <w:t xml:space="preserve">3</w:t>
            </w:r>
          </w:p>
        </w:tc>
        <w:tc>
          <w:tcPr/>
          <w:p>
            <w:pPr>
              <w:pStyle w:val="Compact"/>
              <w:spacing w:line="240" w:lineRule="auto" w:after="0"/>
              <w:jc w:val="left"/>
            </w:pPr>
            <w:r>
              <w:rPr>
                <w:rFonts w:ascii="Times New Roman" w:hAnsi="Times New Roman" w:eastAsia="Times New Roman" w:cs="Times New Roman"/>
                <w:sz w:val="22"/>
              </w:rPr>
              <w:t xml:space="preserve">CyberRealistic V4.2</w:t>
            </w:r>
          </w:p>
        </w:tc>
        <w:tc>
          <w:tcPr/>
          <w:p>
            <w:pPr>
              <w:pStyle w:val="Compact"/>
              <w:spacing w:line="240" w:lineRule="auto" w:after="0"/>
              <w:jc w:val="left"/>
            </w:pPr>
            <w:r>
              <w:rPr>
                <w:rFonts w:ascii="Times New Roman" w:hAnsi="Times New Roman" w:eastAsia="Times New Roman" w:cs="Times New Roman"/>
                <w:sz w:val="22"/>
              </w:rPr>
              <w:t xml:space="preserve">210,38</w:t>
            </w:r>
          </w:p>
        </w:tc>
        <w:tc>
          <w:tcPr/>
          <w:p>
            <w:pPr>
              <w:pStyle w:val="Compact"/>
              <w:spacing w:line="240" w:lineRule="auto" w:after="0"/>
              <w:jc w:val="left"/>
            </w:pPr>
            <w:r>
              <w:rPr>
                <w:rFonts w:ascii="Times New Roman" w:hAnsi="Times New Roman" w:eastAsia="Times New Roman" w:cs="Times New Roman"/>
                <w:sz w:val="22"/>
              </w:rPr>
              <w:t xml:space="preserve">0,3670</w:t>
            </w:r>
          </w:p>
        </w:tc>
        <w:tc>
          <w:tcPr/>
          <w:p>
            <w:pPr>
              <w:pStyle w:val="Compact"/>
              <w:spacing w:line="240" w:lineRule="auto" w:after="0"/>
              <w:jc w:val="left"/>
            </w:pPr>
            <w:r>
              <w:rPr>
                <w:rFonts w:ascii="Times New Roman" w:hAnsi="Times New Roman" w:eastAsia="Times New Roman" w:cs="Times New Roman"/>
                <w:sz w:val="22"/>
              </w:rPr>
              <w:t xml:space="preserve">210,8</w:t>
            </w:r>
          </w:p>
        </w:tc>
        <w:tc>
          <w:tcPr/>
          <w:p>
            <w:pPr>
              <w:pStyle w:val="Compact"/>
              <w:spacing w:line="240" w:lineRule="auto" w:after="0"/>
              <w:jc w:val="left"/>
            </w:pPr>
            <w:r>
              <w:rPr>
                <w:rFonts w:ascii="Times New Roman" w:hAnsi="Times New Roman" w:eastAsia="Times New Roman" w:cs="Times New Roman"/>
                <w:sz w:val="22"/>
              </w:rPr>
              <w:t xml:space="preserve">0,2844</w:t>
            </w:r>
          </w:p>
        </w:tc>
      </w:tr>
      <w:tr>
        <w:tc>
          <w:tcPr/>
          <w:p>
            <w:pPr>
              <w:pStyle w:val="Compact"/>
              <w:spacing w:line="240" w:lineRule="auto" w:after="0"/>
              <w:jc w:val="left"/>
            </w:pPr>
            <w:r>
              <w:rPr>
                <w:rFonts w:ascii="Times New Roman" w:hAnsi="Times New Roman" w:eastAsia="Times New Roman" w:cs="Times New Roman"/>
                <w:sz w:val="22"/>
              </w:rPr>
              <w:t xml:space="preserve">4</w:t>
            </w:r>
          </w:p>
        </w:tc>
        <w:tc>
          <w:tcPr/>
          <w:p>
            <w:pPr>
              <w:pStyle w:val="Compact"/>
              <w:spacing w:line="240" w:lineRule="auto" w:after="0"/>
              <w:jc w:val="left"/>
            </w:pPr>
            <w:r>
              <w:rPr>
                <w:rFonts w:ascii="Times New Roman" w:hAnsi="Times New Roman" w:eastAsia="Times New Roman" w:cs="Times New Roman"/>
                <w:sz w:val="22"/>
              </w:rPr>
              <w:t xml:space="preserve">Absolute Reality v1.8.1</w:t>
            </w:r>
          </w:p>
        </w:tc>
        <w:tc>
          <w:tcPr/>
          <w:p>
            <w:pPr>
              <w:pStyle w:val="Compact"/>
              <w:spacing w:line="240" w:lineRule="auto" w:after="0"/>
              <w:jc w:val="left"/>
            </w:pPr>
            <w:r>
              <w:rPr>
                <w:rFonts w:ascii="Times New Roman" w:hAnsi="Times New Roman" w:eastAsia="Times New Roman" w:cs="Times New Roman"/>
                <w:sz w:val="22"/>
              </w:rPr>
              <w:t xml:space="preserve">211,92</w:t>
            </w:r>
          </w:p>
        </w:tc>
        <w:tc>
          <w:tcPr/>
          <w:p>
            <w:pPr>
              <w:pStyle w:val="Compact"/>
              <w:spacing w:line="240" w:lineRule="auto" w:after="0"/>
              <w:jc w:val="left"/>
            </w:pPr>
            <w:r>
              <w:rPr>
                <w:rFonts w:ascii="Times New Roman" w:hAnsi="Times New Roman" w:eastAsia="Times New Roman" w:cs="Times New Roman"/>
                <w:sz w:val="22"/>
              </w:rPr>
              <w:t xml:space="preserve">0,3675</w:t>
            </w:r>
          </w:p>
        </w:tc>
        <w:tc>
          <w:tcPr/>
          <w:p>
            <w:pPr>
              <w:pStyle w:val="Compact"/>
              <w:spacing w:line="240" w:lineRule="auto" w:after="0"/>
              <w:jc w:val="left"/>
            </w:pPr>
            <w:r>
              <w:rPr>
                <w:rFonts w:ascii="Times New Roman" w:hAnsi="Times New Roman" w:eastAsia="Times New Roman" w:cs="Times New Roman"/>
                <w:sz w:val="22"/>
              </w:rPr>
              <w:t xml:space="preserve">210,0</w:t>
            </w:r>
          </w:p>
        </w:tc>
        <w:tc>
          <w:tcPr/>
          <w:p>
            <w:pPr>
              <w:pStyle w:val="Compact"/>
              <w:spacing w:line="240" w:lineRule="auto" w:after="0"/>
              <w:jc w:val="left"/>
            </w:pPr>
            <w:r>
              <w:rPr>
                <w:rFonts w:ascii="Times New Roman" w:hAnsi="Times New Roman" w:eastAsia="Times New Roman" w:cs="Times New Roman"/>
                <w:sz w:val="22"/>
              </w:rPr>
              <w:t xml:space="preserve">0,2813</w:t>
            </w:r>
          </w:p>
        </w:tc>
      </w:tr>
      <w:tr>
        <w:tc>
          <w:tcPr/>
          <w:p>
            <w:pPr>
              <w:pStyle w:val="Compact"/>
              <w:spacing w:line="240" w:lineRule="auto" w:after="0"/>
              <w:jc w:val="left"/>
            </w:pPr>
            <w:r>
              <w:rPr>
                <w:rFonts w:ascii="Times New Roman" w:hAnsi="Times New Roman" w:eastAsia="Times New Roman" w:cs="Times New Roman"/>
                <w:sz w:val="22"/>
              </w:rPr>
              <w:t xml:space="preserve">5</w:t>
            </w:r>
          </w:p>
        </w:tc>
        <w:tc>
          <w:tcPr/>
          <w:p>
            <w:pPr>
              <w:pStyle w:val="Compact"/>
              <w:spacing w:line="240" w:lineRule="auto" w:after="0"/>
              <w:jc w:val="left"/>
            </w:pPr>
            <w:r>
              <w:rPr>
                <w:rFonts w:ascii="Times New Roman" w:hAnsi="Times New Roman" w:eastAsia="Times New Roman" w:cs="Times New Roman"/>
                <w:sz w:val="22"/>
              </w:rPr>
              <w:t xml:space="preserve">MedXRay</w:t>
            </w:r>
          </w:p>
        </w:tc>
        <w:tc>
          <w:tcPr/>
          <w:p>
            <w:pPr>
              <w:pStyle w:val="Compact"/>
              <w:spacing w:line="240" w:lineRule="auto" w:after="0"/>
              <w:jc w:val="left"/>
            </w:pPr>
            <w:r>
              <w:rPr>
                <w:rFonts w:ascii="Times New Roman" w:hAnsi="Times New Roman" w:eastAsia="Times New Roman" w:cs="Times New Roman"/>
                <w:sz w:val="22"/>
              </w:rPr>
              <w:t xml:space="preserve">214,53</w:t>
            </w:r>
          </w:p>
        </w:tc>
        <w:tc>
          <w:tcPr/>
          <w:p>
            <w:pPr>
              <w:pStyle w:val="Compact"/>
              <w:spacing w:line="240" w:lineRule="auto" w:after="0"/>
              <w:jc w:val="left"/>
            </w:pPr>
            <w:r>
              <w:rPr>
                <w:rFonts w:ascii="Times New Roman" w:hAnsi="Times New Roman" w:eastAsia="Times New Roman" w:cs="Times New Roman"/>
                <w:sz w:val="22"/>
              </w:rPr>
              <w:t xml:space="preserve">0,3651</w:t>
            </w:r>
          </w:p>
        </w:tc>
        <w:tc>
          <w:tcPr/>
          <w:p>
            <w:pPr>
              <w:pStyle w:val="Compact"/>
              <w:spacing w:line="240" w:lineRule="auto" w:after="0"/>
              <w:jc w:val="left"/>
            </w:pPr>
            <w:r>
              <w:rPr>
                <w:rFonts w:ascii="Times New Roman" w:hAnsi="Times New Roman" w:eastAsia="Times New Roman" w:cs="Times New Roman"/>
                <w:sz w:val="22"/>
              </w:rPr>
              <w:t xml:space="preserve">216,3</w:t>
            </w:r>
          </w:p>
        </w:tc>
        <w:tc>
          <w:tcPr/>
          <w:p>
            <w:pPr>
              <w:pStyle w:val="Compact"/>
              <w:spacing w:line="240" w:lineRule="auto" w:after="0"/>
              <w:jc w:val="left"/>
            </w:pPr>
            <w:r>
              <w:rPr>
                <w:rFonts w:ascii="Times New Roman" w:hAnsi="Times New Roman" w:eastAsia="Times New Roman" w:cs="Times New Roman"/>
                <w:sz w:val="22"/>
              </w:rPr>
              <w:t xml:space="preserve">0,2794</w:t>
            </w:r>
          </w:p>
        </w:tc>
      </w:tr>
      <w:tr>
        <w:tc>
          <w:tcPr/>
          <w:p>
            <w:pPr>
              <w:pStyle w:val="Compact"/>
              <w:spacing w:line="240" w:lineRule="auto" w:after="0"/>
              <w:jc w:val="left"/>
            </w:pPr>
            <w:r>
              <w:rPr>
                <w:rFonts w:ascii="Times New Roman" w:hAnsi="Times New Roman" w:eastAsia="Times New Roman" w:cs="Times New Roman"/>
                <w:sz w:val="22"/>
              </w:rPr>
              <w:t xml:space="preserve">6</w:t>
            </w:r>
          </w:p>
        </w:tc>
        <w:tc>
          <w:tcPr/>
          <w:p>
            <w:pPr>
              <w:pStyle w:val="Compact"/>
              <w:spacing w:line="240" w:lineRule="auto" w:after="0"/>
              <w:jc w:val="left"/>
            </w:pPr>
            <w:r>
              <w:rPr>
                <w:rFonts w:ascii="Times New Roman" w:hAnsi="Times New Roman" w:eastAsia="Times New Roman" w:cs="Times New Roman"/>
                <w:sz w:val="22"/>
              </w:rPr>
              <w:t xml:space="preserve">MedXRay Direct</w:t>
            </w:r>
          </w:p>
        </w:tc>
        <w:tc>
          <w:tcPr/>
          <w:p>
            <w:pPr>
              <w:pStyle w:val="Compact"/>
              <w:spacing w:line="240" w:lineRule="auto" w:after="0"/>
              <w:jc w:val="left"/>
            </w:pPr>
            <w:r>
              <w:rPr>
                <w:rFonts w:ascii="Times New Roman" w:hAnsi="Times New Roman" w:eastAsia="Times New Roman" w:cs="Times New Roman"/>
                <w:sz w:val="22"/>
              </w:rPr>
              <w:t xml:space="preserve">214,53</w:t>
            </w:r>
          </w:p>
        </w:tc>
        <w:tc>
          <w:tcPr/>
          <w:p>
            <w:pPr>
              <w:pStyle w:val="Compact"/>
              <w:spacing w:line="240" w:lineRule="auto" w:after="0"/>
              <w:jc w:val="left"/>
            </w:pPr>
            <w:r>
              <w:rPr>
                <w:rFonts w:ascii="Times New Roman" w:hAnsi="Times New Roman" w:eastAsia="Times New Roman" w:cs="Times New Roman"/>
                <w:sz w:val="22"/>
              </w:rPr>
              <w:t xml:space="preserve">0,3651</w:t>
            </w:r>
          </w:p>
        </w:tc>
        <w:tc>
          <w:tcPr/>
          <w:p>
            <w:pPr>
              <w:pStyle w:val="Compact"/>
              <w:spacing w:line="240" w:lineRule="auto" w:after="0"/>
              <w:jc w:val="left"/>
            </w:pPr>
            <w:r>
              <w:rPr>
                <w:rFonts w:ascii="Times New Roman" w:hAnsi="Times New Roman" w:eastAsia="Times New Roman" w:cs="Times New Roman"/>
                <w:sz w:val="22"/>
              </w:rPr>
              <w:t xml:space="preserve">216,3</w:t>
            </w:r>
          </w:p>
        </w:tc>
        <w:tc>
          <w:tcPr/>
          <w:p>
            <w:pPr>
              <w:pStyle w:val="Compact"/>
              <w:spacing w:line="240" w:lineRule="auto" w:after="0"/>
              <w:jc w:val="left"/>
            </w:pPr>
            <w:r>
              <w:rPr>
                <w:rFonts w:ascii="Times New Roman" w:hAnsi="Times New Roman" w:eastAsia="Times New Roman" w:cs="Times New Roman"/>
                <w:sz w:val="22"/>
              </w:rPr>
              <w:t xml:space="preserve">0,2794</w:t>
            </w:r>
          </w:p>
        </w:tc>
      </w:tr>
    </w:tbl>
    <w:p>
      <w:pPr>
        <w:pStyle w:val="CaptionedFigure"/>
        <w:jc w:val="center"/>
      </w:pPr>
      <w:r>
        <w:drawing>
          <wp:inline>
            <wp:extent cx="5918200" cy="2794705"/>
            <wp:effectExtent b="0" l="0" r="0" t="0"/>
            <wp:docPr descr="Hình 4.3: Điểm tổng hợp xếp hạng sáu mô hình nền trên lớp nứt" title="" id="74" name="Picture"/>
            <a:graphic>
              <a:graphicData uri="http://schemas.openxmlformats.org/drawingml/2006/picture">
                <pic:pic>
                  <pic:nvPicPr>
                    <pic:cNvPr descr="figures/fig-4-3-xep-hang-mo-hinh-nen.png" id="75" name="Picture"/>
                    <pic:cNvPicPr>
                      <a:picLocks noChangeArrowheads="1" noChangeAspect="1"/>
                    </pic:cNvPicPr>
                  </pic:nvPicPr>
                  <pic:blipFill>
                    <a:blip r:embed="rId73"/>
                    <a:stretch>
                      <a:fillRect/>
                    </a:stretch>
                  </pic:blipFill>
                  <pic:spPr bwMode="auto">
                    <a:xfrm>
                      <a:off x="0" y="0"/>
                      <a:ext cx="5918200" cy="2794705"/>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4.3: Điểm tổng hợp xếp hạng sáu mô hình nền trên lớp nứt</w:t>
      </w:r>
    </w:p>
    <w:p>
      <w:pPr>
        <w:pStyle w:val="BodyText"/>
        <w:spacing w:line="360" w:lineRule="auto" w:after="0"/>
        <w:ind w:firstLine="567"/>
        <w:jc w:val="both"/>
      </w:pPr>
      <w:r>
        <w:rPr>
          <w:rFonts w:ascii="Times New Roman" w:hAnsi="Times New Roman" w:eastAsia="Times New Roman" w:cs="Times New Roman"/>
          <w:sz w:val="26"/>
        </w:rPr>
        <w:t xml:space="preserve">Ba nhận định từ bảng này.</w:t>
      </w:r>
    </w:p>
    <w:p>
      <w:pPr>
        <w:pStyle w:val="BodyText"/>
        <w:spacing w:line="360" w:lineRule="auto" w:after="0"/>
        <w:ind w:firstLine="567"/>
        <w:jc w:val="both"/>
      </w:pPr>
      <w:r>
        <w:rPr>
          <w:bCs/>
          <w:rFonts w:ascii="Times New Roman" w:hAnsi="Times New Roman" w:eastAsia="Times New Roman" w:cs="Times New Roman"/>
          <w:b/>
          <w:sz w:val="26"/>
        </w:rPr>
        <w:t xml:space="preserve">Thứ nhất, mô hình nền gốc thắng nhờ độ nét.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Stable Diffusion 1.5 gốc có FID trung bình (207,04, đứng thứ ba) và SSIM thấp nhất (0,3468), nhưng </w:t>
      </w:r>
      <w:del w:id="1041" w:author="AI Reviewer" w:date="2026-09-24T09:18:14Z">
        <w:r>
          <w:rPr>
            <w:rFonts w:ascii="Times New Roman" w:hAnsi="Times New Roman" w:eastAsia="Times New Roman" w:cs="Times New Roman"/>
            <w:sz w:val="26"/>
          </w:rPr>
          <w:delText xml:space="preserve">độ nét Laplace 324,5 vượt trội so với nhóm còn lại</w:delText>
        </w:r>
      </w:del>
      <w:ins w:id="1042" w:author="AI Reviewer" w:date="2026-09-24T09:18:14Z">
        <w:r>
          <w:rPr>
            <w:rFonts w:ascii="Times New Roman" w:hAnsi="Times New Roman" w:eastAsia="Times New Roman" w:cs="Times New Roman"/>
            <w:sz w:val="26"/>
          </w:rPr>
          <w:t xml:space="preserve">độ nét Laplace 324,5 cao hơn hẳn nhóm còn lại</w:t>
        </w:r>
      </w:ins>
      <w:r>
        <w:rPr>
          <w:rFonts w:ascii="Times New Roman" w:hAnsi="Times New Roman" w:eastAsia="Times New Roman" w:cs="Times New Roman"/>
          <w:sz w:val="26"/>
        </w:rPr>
        <w:t xml:space="preserve"> (180 tới 216). Do độ nét chiếm 20% trọng số và được chuẩn hoá trong nội bộ sáu mô hình, khoảng cách lớn ở chỉ số này đủ bù cho hai chỉ số kia.</w:t>
      </w:r>
    </w:p>
    <w:p>
      <w:pPr>
        <w:pStyle w:val="BodyText"/>
        <w:spacing w:line="360" w:lineRule="auto" w:after="0"/>
        <w:ind w:firstLine="567"/>
        <w:jc w:val="both"/>
      </w:pPr>
      <w:r>
        <w:rPr>
          <w:bCs/>
          <w:rFonts w:ascii="Times New Roman" w:hAnsi="Times New Roman" w:eastAsia="Times New Roman" w:cs="Times New Roman"/>
          <w:b/>
          <w:sz w:val="26"/>
        </w:rPr>
        <w:t xml:space="preserve">Thứ hai, các biến thể chuyên ảnh y tế không mang lại lợi thế.</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Hai biến thể MedXRay xếp cuối với chỉ số trùng khít nhau tới bốn chữ số thập phân, dấu hiệu cho thấy hai tệp thực chất cùng trọng số hoặc rất gần nhau. Giả thiết ban đầu rằng mô hình huấn luyện trên ảnh X-quang y tế sẽ hiểu ảnh X-quang công nghiệp tốt hơn không được dữ liệu ủng hộ. Giải thích hợp lý: ảnh X-quang y tế và ảnh chụp phóng xạ mối hàn khác nhau về dải năng lượng, vật liệu và kết cấu nhiễu tới mức kiến thức nền không chuyển giao được.</w:t>
      </w:r>
    </w:p>
    <w:p>
      <w:pPr>
        <w:pStyle w:val="BodyText"/>
        <w:spacing w:line="360" w:lineRule="auto" w:after="0"/>
        <w:ind w:firstLine="567"/>
        <w:jc w:val="both"/>
      </w:pPr>
      <w:r>
        <w:rPr>
          <w:bCs/>
          <w:rFonts w:ascii="Times New Roman" w:hAnsi="Times New Roman" w:eastAsia="Times New Roman" w:cs="Times New Roman"/>
          <w:b/>
          <w:sz w:val="26"/>
        </w:rPr>
        <w:t xml:space="preserve">Thứ ba, giá trị FID tuyệt đối còn cao.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Toàn bộ sáu mô hình nằm trong dải 198 tới 215, cao hơn nhiều so với ngưỡng 60 mà đặc tả nâng cấp đặt ra. Con số này nói rằng ảnh tổng hợp còn cách xa phân bố ảnh thật. Cần lưu ý hai điều khi đọc: thực nghiệm chỉ chạy trên lớp nứt với số ảnh thật hạn chế nên FID nhiễu mạnh, và khoảng cách giữa sáu mô hình (17 đơn vị FID) nhỏ so với khoảng cách chung tới ảnh thật.</w:t>
      </w:r>
    </w:p>
    <w:p>
      <w:pPr>
        <w:pStyle w:val="BodyText"/>
        <w:spacing w:line="360" w:lineRule="auto" w:after="0"/>
        <w:ind w:firstLine="567"/>
        <w:jc w:val="both"/>
      </w:pPr>
      <w:r>
        <w:rPr>
          <w:rFonts w:ascii="Times New Roman" w:hAnsi="Times New Roman" w:eastAsia="Times New Roman" w:cs="Times New Roman"/>
          <w:sz w:val="26"/>
        </w:rPr>
        <w:t xml:space="preserve">Kết luận thực nghiệm: giữ Stable Diffusion 1.5 gốc làm mô hình nền cho sản xuất. Chênh lệch giữa các ứng viên không đủ lớn để bù chi phí quản lý nhiều mô hình nền khác nhau.</w:t>
      </w:r>
    </w:p>
    <w:bookmarkEnd w:id="76"/>
    <w:bookmarkStart w:id="77" w:name="kết-quả-đảm-bảo-chất-lượng"/>
    <w:p>
      <w:pPr>
        <w:pStyle w:val="Heading2"/>
      </w:pPr>
      <w:r>
        <w:t xml:space="preserve">4.4. Kết quả đảm bảo chất lượng</w:t>
      </w:r>
    </w:p>
    <w:p>
      <w:pPr>
        <w:pStyle w:val="FirstParagraph"/>
        <w:spacing w:line="360" w:lineRule="auto" w:after="0"/>
        <w:ind w:firstLine="567"/>
        <w:jc w:val="both"/>
      </w:pPr>
      <w:r>
        <w:rPr>
          <w:rFonts w:ascii="Times New Roman" w:hAnsi="Times New Roman" w:eastAsia="Times New Roman" w:cs="Times New Roman"/>
          <w:sz w:val="26"/>
        </w:rPr>
        <w:t xml:space="preserve">Bộ kiểm tra chất lượng chạy trên lô 1.611 ảnh, thời gian xử lý 9,6 giây.</w:t>
      </w:r>
    </w:p>
    <w:p>
      <w:pPr>
        <w:pStyle w:val="BodyText"/>
        <w:spacing w:line="240" w:lineRule="auto"/>
        <w:jc w:val="left"/>
      </w:pPr>
      <w:r>
        <w:rPr>
          <w:bCs/>
          <w:rFonts w:ascii="Times New Roman" w:hAnsi="Times New Roman" w:eastAsia="Times New Roman" w:cs="Times New Roman"/>
          <w:b/>
          <w:sz w:val="24"/>
        </w:rPr>
        <w:t xml:space="preserve">Bảng 4.4: Kết quả kiểm tra chất lượng trên lô 1.611 ảnh</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Cổng</w:t>
            </w:r>
          </w:p>
        </w:tc>
        <w:tc>
          <w:tcPr/>
          <w:p>
            <w:pPr>
              <w:pStyle w:val="Compact"/>
              <w:spacing w:line="240" w:lineRule="auto" w:after="0"/>
              <w:jc w:val="left"/>
            </w:pPr>
            <w:r>
              <w:rPr>
                <w:rFonts w:ascii="Times New Roman" w:hAnsi="Times New Roman" w:eastAsia="Times New Roman" w:cs="Times New Roman"/>
                <w:sz w:val="22"/>
              </w:rPr>
              <w:t xml:space="preserve">Chỉ tiêu</w:t>
            </w:r>
          </w:p>
        </w:tc>
        <w:tc>
          <w:tcPr/>
          <w:p>
            <w:pPr>
              <w:pStyle w:val="Compact"/>
              <w:spacing w:line="240" w:lineRule="auto" w:after="0"/>
              <w:jc w:val="left"/>
            </w:pPr>
            <w:r>
              <w:rPr>
                <w:rFonts w:ascii="Times New Roman" w:hAnsi="Times New Roman" w:eastAsia="Times New Roman" w:cs="Times New Roman"/>
                <w:sz w:val="22"/>
              </w:rPr>
              <w:t xml:space="preserve">Kết quả</w:t>
            </w:r>
          </w:p>
        </w:tc>
        <w:tc>
          <w:tcPr/>
          <w:p>
            <w:pPr>
              <w:pStyle w:val="Compact"/>
              <w:spacing w:line="240" w:lineRule="auto" w:after="0"/>
              <w:jc w:val="left"/>
            </w:pPr>
            <w:r>
              <w:rPr>
                <w:rFonts w:ascii="Times New Roman" w:hAnsi="Times New Roman" w:eastAsia="Times New Roman" w:cs="Times New Roman"/>
                <w:sz w:val="22"/>
              </w:rPr>
              <w:t xml:space="preserve">Kết luận</w:t>
            </w:r>
          </w:p>
        </w:tc>
      </w:tr>
      <w:tr>
        <w:tc>
          <w:tcPr/>
          <w:p>
            <w:pPr>
              <w:pStyle w:val="Compact"/>
              <w:spacing w:line="240" w:lineRule="auto" w:after="0"/>
              <w:jc w:val="left"/>
            </w:pPr>
            <w:r>
              <w:rPr>
                <w:rFonts w:ascii="Times New Roman" w:hAnsi="Times New Roman" w:eastAsia="Times New Roman" w:cs="Times New Roman"/>
                <w:sz w:val="22"/>
              </w:rPr>
              <w:t xml:space="preserve">SSIM bảo toàn nền</w:t>
            </w:r>
          </w:p>
        </w:tc>
        <w:tc>
          <w:tcPr/>
          <w:p>
            <w:pPr>
              <w:pStyle w:val="Compact"/>
              <w:spacing w:line="240" w:lineRule="auto" w:after="0"/>
              <w:jc w:val="left"/>
            </w:pPr>
            <w:r>
              <w:rPr>
                <w:rFonts w:ascii="Times New Roman" w:hAnsi="Times New Roman" w:eastAsia="Times New Roman" w:cs="Times New Roman"/>
                <w:sz w:val="22"/>
              </w:rPr>
              <w:t xml:space="preserve">≥ 0,90 trung bình</w:t>
            </w:r>
          </w:p>
        </w:tc>
        <w:tc>
          <w:tcPr/>
          <w:p>
            <w:pPr>
              <w:pStyle w:val="Compact"/>
              <w:spacing w:line="240" w:lineRule="auto" w:after="0"/>
              <w:jc w:val="left"/>
            </w:pPr>
            <w:r>
              <w:rPr>
                <w:rFonts w:ascii="Times New Roman" w:hAnsi="Times New Roman" w:eastAsia="Times New Roman" w:cs="Times New Roman"/>
                <w:sz w:val="22"/>
              </w:rPr>
              <w:t xml:space="preserve">0,976 trên mẫu 100 ảnh, dải 0,404 tới 1,000</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Tỷ lệ đạt SSIM</w:t>
            </w:r>
          </w:p>
        </w:tc>
        <w:tc>
          <w:tcPr/>
          <w:p>
            <w:pPr>
              <w:pStyle w:val="Compact"/>
              <w:spacing w:line="240" w:lineRule="auto" w:after="0"/>
              <w:jc w:val="left"/>
            </w:pPr>
            <w:r>
              <w:rPr>
                <w:rFonts w:ascii="Times New Roman" w:hAnsi="Times New Roman" w:eastAsia="Times New Roman" w:cs="Times New Roman"/>
                <w:sz w:val="22"/>
              </w:rPr>
              <w:t xml:space="preserve">≥ 85%</w:t>
            </w:r>
          </w:p>
        </w:tc>
        <w:tc>
          <w:tcPr/>
          <w:p>
            <w:pPr>
              <w:pStyle w:val="Compact"/>
              <w:spacing w:line="240" w:lineRule="auto" w:after="0"/>
              <w:jc w:val="left"/>
            </w:pPr>
            <w:r>
              <w:rPr>
                <w:rFonts w:ascii="Times New Roman" w:hAnsi="Times New Roman" w:eastAsia="Times New Roman" w:cs="Times New Roman"/>
                <w:sz w:val="22"/>
              </w:rPr>
              <w:t xml:space="preserve">95,0%</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Tính hợp lệ chú thích YOLO</w:t>
            </w:r>
          </w:p>
        </w:tc>
        <w:tc>
          <w:tcPr/>
          <w:p>
            <w:pPr>
              <w:pStyle w:val="Compact"/>
              <w:spacing w:line="240" w:lineRule="auto" w:after="0"/>
              <w:jc w:val="left"/>
            </w:pPr>
            <w:r>
              <w:rPr>
                <w:rFonts w:ascii="Times New Roman" w:hAnsi="Times New Roman" w:eastAsia="Times New Roman" w:cs="Times New Roman"/>
                <w:sz w:val="22"/>
              </w:rPr>
              <w:t xml:space="preserve">0 lỗi</w:t>
            </w:r>
          </w:p>
        </w:tc>
        <w:tc>
          <w:tcPr/>
          <w:p>
            <w:pPr>
              <w:pStyle w:val="Compact"/>
              <w:spacing w:line="240" w:lineRule="auto" w:after="0"/>
              <w:jc w:val="left"/>
            </w:pPr>
            <w:r>
              <w:rPr>
                <w:rFonts w:ascii="Times New Roman" w:hAnsi="Times New Roman" w:eastAsia="Times New Roman" w:cs="Times New Roman"/>
                <w:sz w:val="22"/>
              </w:rPr>
              <w:t xml:space="preserve">854 lỗi trên 1.665 ảnh, chỉ 811 tệp nhãn</w:t>
            </w:r>
          </w:p>
        </w:tc>
        <w:tc>
          <w:tcPr/>
          <w:p>
            <w:pPr>
              <w:pStyle w:val="Compact"/>
              <w:spacing w:line="240" w:lineRule="auto" w:after="0"/>
              <w:jc w:val="left"/>
            </w:pPr>
            <w:r>
              <w:rPr>
                <w:rFonts w:ascii="Times New Roman" w:hAnsi="Times New Roman" w:eastAsia="Times New Roman" w:cs="Times New Roman"/>
                <w:sz w:val="22"/>
              </w:rPr>
              <w:t xml:space="preserve">Không đạt</w:t>
            </w:r>
          </w:p>
        </w:tc>
      </w:tr>
      <w:tr>
        <w:tc>
          <w:tcPr/>
          <w:p>
            <w:pPr>
              <w:pStyle w:val="Compact"/>
              <w:spacing w:line="240" w:lineRule="auto" w:after="0"/>
              <w:jc w:val="left"/>
            </w:pPr>
            <w:r>
              <w:rPr>
                <w:rFonts w:ascii="Times New Roman" w:hAnsi="Times New Roman" w:eastAsia="Times New Roman" w:cs="Times New Roman"/>
                <w:sz w:val="22"/>
              </w:rPr>
              <w:t xml:space="preserve">Cân bằng phân bố</w:t>
            </w:r>
          </w:p>
        </w:tc>
        <w:tc>
          <w:tcPr/>
          <w:p>
            <w:pPr>
              <w:pStyle w:val="Compact"/>
              <w:spacing w:line="240" w:lineRule="auto" w:after="0"/>
              <w:jc w:val="left"/>
            </w:pPr>
            <w:r>
              <w:rPr>
                <w:rFonts w:ascii="Times New Roman" w:hAnsi="Times New Roman" w:eastAsia="Times New Roman" w:cs="Times New Roman"/>
                <w:sz w:val="22"/>
              </w:rPr>
              <w:t xml:space="preserve">Sai lệch ≤ 2%</w:t>
            </w:r>
          </w:p>
        </w:tc>
        <w:tc>
          <w:tcPr/>
          <w:p>
            <w:pPr>
              <w:pStyle w:val="Compact"/>
              <w:spacing w:line="240" w:lineRule="auto" w:after="0"/>
              <w:jc w:val="left"/>
            </w:pPr>
            <w:r>
              <w:rPr>
                <w:rFonts w:ascii="Times New Roman" w:hAnsi="Times New Roman" w:eastAsia="Times New Roman" w:cs="Times New Roman"/>
                <w:sz w:val="22"/>
              </w:rPr>
              <w:t xml:space="preserve">Sai lệch lớn nhất 20,00%</w:t>
            </w:r>
          </w:p>
        </w:tc>
        <w:tc>
          <w:tcPr/>
          <w:p>
            <w:pPr>
              <w:pStyle w:val="Compact"/>
              <w:spacing w:line="240" w:lineRule="auto" w:after="0"/>
              <w:jc w:val="left"/>
            </w:pPr>
            <w:r>
              <w:rPr>
                <w:rFonts w:ascii="Times New Roman" w:hAnsi="Times New Roman" w:eastAsia="Times New Roman" w:cs="Times New Roman"/>
                <w:sz w:val="22"/>
              </w:rPr>
              <w:t xml:space="preserve">Không đạt</w:t>
            </w:r>
          </w:p>
        </w:tc>
      </w:tr>
      <w:tr>
        <w:tc>
          <w:tcPr/>
          <w:p>
            <w:pPr>
              <w:pStyle w:val="Compact"/>
              <w:spacing w:line="240" w:lineRule="auto" w:after="0"/>
              <w:jc w:val="left"/>
            </w:pPr>
            <w:r>
              <w:rPr>
                <w:rFonts w:ascii="Times New Roman" w:hAnsi="Times New Roman" w:eastAsia="Times New Roman" w:cs="Times New Roman"/>
                <w:sz w:val="22"/>
              </w:rPr>
              <w:t xml:space="preserve">Kiểm tra bằng mắt</w:t>
            </w:r>
          </w:p>
        </w:tc>
        <w:tc>
          <w:tcPr/>
          <w:p>
            <w:pPr>
              <w:pStyle w:val="Compact"/>
              <w:spacing w:line="240" w:lineRule="auto" w:after="0"/>
              <w:jc w:val="left"/>
            </w:pPr>
            <w:r>
              <w:rPr>
                <w:rFonts w:ascii="Times New Roman" w:hAnsi="Times New Roman" w:eastAsia="Times New Roman" w:cs="Times New Roman"/>
                <w:sz w:val="22"/>
              </w:rPr>
              <w:t xml:space="preserve">&gt; 95% đạt</w:t>
            </w:r>
          </w:p>
        </w:tc>
        <w:tc>
          <w:tcPr/>
          <w:p>
            <w:pPr>
              <w:pStyle w:val="Compact"/>
              <w:spacing w:line="240" w:lineRule="auto" w:after="0"/>
              <w:jc w:val="left"/>
            </w:pPr>
            <w:r>
              <w:rPr>
                <w:rFonts w:ascii="Times New Roman" w:hAnsi="Times New Roman" w:eastAsia="Times New Roman" w:cs="Times New Roman"/>
                <w:sz w:val="22"/>
              </w:rPr>
              <w:t xml:space="preserve">Đã sinh lưới ảnh, duyệt thủ công</w:t>
            </w:r>
          </w:p>
        </w:tc>
        <w:tc>
          <w:tcPr/>
          <w:p>
            <w:pPr>
              <w:pStyle w:val="Compact"/>
              <w:spacing w:line="240" w:lineRule="auto" w:after="0"/>
              <w:jc w:val="left"/>
            </w:pPr>
            <w:r>
              <w:rPr>
                <w:rFonts w:ascii="Times New Roman" w:hAnsi="Times New Roman" w:eastAsia="Times New Roman" w:cs="Times New Roman"/>
                <w:sz w:val="22"/>
              </w:rPr>
              <w:t xml:space="preserve">Đạt</w:t>
            </w:r>
          </w:p>
        </w:tc>
      </w:tr>
    </w:tbl>
    <w:p>
      <w:pPr>
        <w:pStyle w:val="BodyText"/>
        <w:spacing w:line="360" w:lineRule="auto" w:after="0"/>
        <w:ind w:firstLine="567"/>
        <w:jc w:val="both"/>
      </w:pPr>
      <w:r>
        <w:rPr>
          <w:rFonts w:ascii="Times New Roman" w:hAnsi="Times New Roman" w:eastAsia="Times New Roman" w:cs="Times New Roman"/>
          <w:sz w:val="26"/>
        </w:rPr>
        <w:t xml:space="preserve">Hai cổng không đạt cần giải thích, vì cả hai đều là hệ quả của cách vận hành thực nghiệm chứ không phải lỗi của quy trình.</w:t>
      </w:r>
    </w:p>
    <w:p>
      <w:pPr>
        <w:pStyle w:val="BodyText"/>
        <w:spacing w:line="360" w:lineRule="auto" w:after="0"/>
        <w:ind w:firstLine="567"/>
        <w:jc w:val="both"/>
      </w:pPr>
      <w:r>
        <w:rPr>
          <w:bCs/>
          <w:rFonts w:ascii="Times New Roman" w:hAnsi="Times New Roman" w:eastAsia="Times New Roman" w:cs="Times New Roman"/>
          <w:b/>
          <w:sz w:val="26"/>
        </w:rPr>
        <w:t xml:space="preserve">Chú thích YOLO thiếu tệp.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Số ảnh (1.665) lớn hơn số tệp nhãn (811) vì thư mục kiểm tra gộp cả các lô thử nghiệm được sinh trước khi bước xuất nhãn hoàn thiện, và một số lô chỉ lưu ảnh cùng mặt nạ mà chưa chạy bước hậu xử lý. Khi chạy bước hậu xử lý trên một lô hoàn chỉnh, tỷ lệ chú thích hợp lệ đạt 100% và tệp COCO nạp được bằng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pycocotools</w:t>
      </w:r>
      <w:r>
        <w:rPr>
          <w:rFonts w:ascii="Times New Roman" w:hAnsi="Times New Roman" w:eastAsia="Times New Roman" w:cs="Times New Roman"/>
          <w:sz w:val="26"/>
        </w:rPr>
        <w:t xml:space="preserve">. Điểm cần sửa là bộ kiểm tra phải lọc theo lô thay vì quét toàn thư mục.</w:t>
      </w:r>
    </w:p>
    <w:p>
      <w:pPr>
        <w:pStyle w:val="BodyText"/>
        <w:spacing w:line="360" w:lineRule="auto" w:after="0"/>
        <w:ind w:firstLine="567"/>
        <w:jc w:val="both"/>
      </w:pPr>
      <w:r>
        <w:rPr>
          <w:bCs/>
          <w:rFonts w:ascii="Times New Roman" w:hAnsi="Times New Roman" w:eastAsia="Times New Roman" w:cs="Times New Roman"/>
          <w:b/>
          <w:sz w:val="26"/>
        </w:rPr>
        <w:t xml:space="preserve">Phân bố lớp lệch.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Cấu hình kiểm tra đang so với một bản khai báo cũ gồm năm lớp với tỷ lệ 25/25/20/15/15, trong khi lô thực tế sinh theo cấu hình mười hai lớp và có thêm 500 ảnh lớp cháy cạnh từ lô kiểm thử riêng. Sai lệch 20% ở lớp lẫn xỉ đến từ việc lớp này không có trong lô đang kiểm. Đây là lỗi lệch cấu hình giữa bộ sinh và bộ kiểm, không phải lỗi của bộ lập lịch.</w:t>
      </w:r>
    </w:p>
    <w:p>
      <w:pPr>
        <w:pStyle w:val="BodyText"/>
        <w:spacing w:line="360" w:lineRule="auto" w:after="0"/>
        <w:ind w:firstLine="567"/>
        <w:jc w:val="both"/>
      </w:pPr>
      <w:r>
        <w:rPr>
          <w:rFonts w:ascii="Times New Roman" w:hAnsi="Times New Roman" w:eastAsia="Times New Roman" w:cs="Times New Roman"/>
          <w:sz w:val="26"/>
        </w:rPr>
        <w:t xml:space="preserve">Kết quả SSIM 0,976 xác nhận điều quan trọng nhất của cổng này: hệ thống chỉ thay đổi vùng khuyết tật, phần nền của ảnh tổng hợp gần như trùng khít ảnh nền gốc. Dải giá trị rộng (thấp nhất 0,404) tương ứng các ảnh có khuyết tật chiếm diện tích lớn, chủ yếu là lớp hốc kéo dài và lớp rỗ khí chùm.</w:t>
      </w:r>
    </w:p>
    <w:bookmarkEnd w:id="77"/>
    <w:bookmarkStart w:id="84" w:name="kết-quả-xác-thực-xuôi-dòng-bằng-yolov8"/>
    <w:p>
      <w:pPr>
        <w:pStyle w:val="Heading2"/>
      </w:pPr>
      <w:r>
        <w:t xml:space="preserve">4.5. Kết quả xác thực xuôi dòng bằng YOLOv8</w:t>
      </w:r>
    </w:p>
    <w:p>
      <w:pPr>
        <w:pStyle w:val="FirstParagraph"/>
        <w:spacing w:line="360" w:lineRule="auto" w:after="0"/>
        <w:ind w:firstLine="567"/>
        <w:jc w:val="both"/>
      </w:pPr>
      <w:r>
        <w:rPr>
          <w:rFonts w:ascii="Times New Roman" w:hAnsi="Times New Roman" w:eastAsia="Times New Roman" w:cs="Times New Roman"/>
          <w:sz w:val="26"/>
        </w:rPr>
        <w:t xml:space="preserve">Đây là thực nghiệm quyết định: dữ liệu tổng hợp có nâng được chất lượng mô hình phát hiện hay không. </w:t>
      </w:r>
      <w:del w:id="1043" w:author="AI Reviewer" w:date="2026-09-24T09:18:14Z">
        <w:r>
          <w:rPr>
            <w:rFonts w:ascii="Times New Roman" w:hAnsi="Times New Roman" w:eastAsia="Times New Roman" w:cs="Times New Roman"/>
            <w:sz w:val="26"/>
          </w:rPr>
          <w:delText xml:space="preserve">Bốn cấu hình huấn luyện được chạy trên cùng một kiến trúc YOLOv8</w:delText>
        </w:r>
      </w:del>
      <w:ins w:id="1044" w:author="AI Reviewer" w:date="2026-09-24T09:18:14Z">
        <w:r>
          <w:rPr>
            <w:rFonts w:ascii="Times New Roman" w:hAnsi="Times New Roman" w:eastAsia="Times New Roman" w:cs="Times New Roman"/>
            <w:sz w:val="26"/>
          </w:rPr>
          <w:t xml:space="preserve">Nhóm chạy bốn cấu hình huấn luyện trên cùng một kiến trúc YOLOv8</w:t>
        </w:r>
      </w:ins>
      <w:r>
        <w:rPr>
          <w:rFonts w:ascii="Times New Roman" w:hAnsi="Times New Roman" w:eastAsia="Times New Roman" w:cs="Times New Roman"/>
          <w:sz w:val="26"/>
        </w:rPr>
        <w:t xml:space="preserve">, cùng số epoch, 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cùng một tập kiểm tra giữ nguyên 100% ảnh thật</w:t>
      </w:r>
      <w:r>
        <w:rPr>
          <w:rFonts w:ascii="Times New Roman" w:hAnsi="Times New Roman" w:eastAsia="Times New Roman" w:cs="Times New Roman"/>
          <w:sz w:val="26"/>
        </w:rPr>
        <w:t xml:space="preserve">.</w:t>
      </w:r>
    </w:p>
    <w:p>
      <w:pPr>
        <w:pStyle w:val="BodyText"/>
        <w:spacing w:line="240" w:lineRule="auto"/>
        <w:jc w:val="left"/>
      </w:pPr>
      <w:r>
        <w:rPr>
          <w:bCs/>
          <w:rFonts w:ascii="Times New Roman" w:hAnsi="Times New Roman" w:eastAsia="Times New Roman" w:cs="Times New Roman"/>
          <w:b/>
          <w:sz w:val="24"/>
        </w:rPr>
        <w:t xml:space="preserve">Bảng 4.5: Kết quả huấn luyện YOLOv8 theo tỷ lệ ảnh tổng hợp</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55"/>
        <w:gridCol w:w="1555"/>
        <w:gridCol w:w="1555"/>
        <w:gridCol w:w="1555"/>
        <w:gridCol w:w="1555"/>
        <w:gridCol w:w="1557"/>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Thử nghiệm</w:t>
            </w:r>
          </w:p>
        </w:tc>
        <w:tc>
          <w:tcPr/>
          <w:p>
            <w:pPr>
              <w:pStyle w:val="Compact"/>
              <w:spacing w:line="240" w:lineRule="auto" w:after="0"/>
              <w:jc w:val="left"/>
            </w:pPr>
            <w:r>
              <w:rPr>
                <w:rFonts w:ascii="Times New Roman" w:hAnsi="Times New Roman" w:eastAsia="Times New Roman" w:cs="Times New Roman"/>
                <w:sz w:val="22"/>
              </w:rPr>
              <w:t xml:space="preserve">Thành phần tập huấn luyện</w:t>
            </w:r>
          </w:p>
        </w:tc>
        <w:tc>
          <w:tcPr/>
          <w:p>
            <w:pPr>
              <w:pStyle w:val="Compact"/>
              <w:spacing w:line="240" w:lineRule="auto" w:after="0"/>
              <w:jc w:val="left"/>
            </w:pPr>
            <w:r>
              <w:rPr>
                <w:rFonts w:ascii="Times New Roman" w:hAnsi="Times New Roman" w:eastAsia="Times New Roman" w:cs="Times New Roman"/>
                <w:sz w:val="22"/>
              </w:rPr>
              <w:t xml:space="preserve">Thời gian huấn luyện</w:t>
            </w:r>
          </w:p>
        </w:tc>
        <w:tc>
          <w:tcPr/>
          <w:p>
            <w:pPr>
              <w:pStyle w:val="Compact"/>
              <w:spacing w:line="240" w:lineRule="auto" w:after="0"/>
              <w:jc w:val="left"/>
            </w:pPr>
            <w:r>
              <w:rPr>
                <w:rFonts w:ascii="Times New Roman" w:hAnsi="Times New Roman" w:eastAsia="Times New Roman" w:cs="Times New Roman"/>
                <w:sz w:val="22"/>
              </w:rPr>
              <w:t xml:space="preserve">mAP@0,5</w:t>
            </w:r>
          </w:p>
        </w:tc>
        <w:tc>
          <w:tcPr/>
          <w:p>
            <w:pPr>
              <w:pStyle w:val="Compact"/>
              <w:spacing w:line="240" w:lineRule="auto" w:after="0"/>
              <w:jc w:val="left"/>
            </w:pPr>
            <w:r>
              <w:rPr>
                <w:rFonts w:ascii="Times New Roman" w:hAnsi="Times New Roman" w:eastAsia="Times New Roman" w:cs="Times New Roman"/>
                <w:sz w:val="22"/>
              </w:rPr>
              <w:t xml:space="preserve">mAP@0,5:0,95</w:t>
            </w:r>
          </w:p>
        </w:tc>
        <w:tc>
          <w:tcPr/>
          <w:p>
            <w:pPr>
              <w:pStyle w:val="Compact"/>
              <w:spacing w:line="240" w:lineRule="auto" w:after="0"/>
              <w:jc w:val="left"/>
            </w:pPr>
            <w:r>
              <w:rPr>
                <w:rFonts w:ascii="Times New Roman" w:hAnsi="Times New Roman" w:eastAsia="Times New Roman" w:cs="Times New Roman"/>
                <w:sz w:val="22"/>
              </w:rPr>
              <w:t xml:space="preserve">Kết luận</w:t>
            </w:r>
          </w:p>
        </w:tc>
      </w:tr>
      <w:tr>
        <w:tc>
          <w:tcPr/>
          <w:p>
            <w:pPr>
              <w:pStyle w:val="Compact"/>
              <w:spacing w:line="240" w:lineRule="auto" w:after="0"/>
              <w:jc w:val="left"/>
            </w:pPr>
            <w:r>
              <w:rPr>
                <w:rFonts w:ascii="Times New Roman" w:hAnsi="Times New Roman" w:eastAsia="Times New Roman" w:cs="Times New Roman"/>
                <w:sz w:val="22"/>
              </w:rPr>
              <w:t xml:space="preserve">Đối chứng</w:t>
            </w:r>
          </w:p>
        </w:tc>
        <w:tc>
          <w:tcPr/>
          <w:p>
            <w:pPr>
              <w:pStyle w:val="Compact"/>
              <w:spacing w:line="240" w:lineRule="auto" w:after="0"/>
              <w:jc w:val="left"/>
            </w:pPr>
            <w:r>
              <w:rPr>
                <w:rFonts w:ascii="Times New Roman" w:hAnsi="Times New Roman" w:eastAsia="Times New Roman" w:cs="Times New Roman"/>
                <w:sz w:val="22"/>
              </w:rPr>
              <w:t xml:space="preserve">100% ảnh thật</w:t>
            </w:r>
          </w:p>
        </w:tc>
        <w:tc>
          <w:tcPr/>
          <w:p>
            <w:pPr>
              <w:pStyle w:val="Compact"/>
              <w:spacing w:line="240" w:lineRule="auto" w:after="0"/>
              <w:jc w:val="left"/>
            </w:pPr>
            <w:r>
              <w:rPr>
                <w:rFonts w:ascii="Times New Roman" w:hAnsi="Times New Roman" w:eastAsia="Times New Roman" w:cs="Times New Roman"/>
                <w:sz w:val="22"/>
              </w:rPr>
              <w:t xml:space="preserve">1 giờ 12 phút</w:t>
            </w:r>
          </w:p>
        </w:tc>
        <w:tc>
          <w:tcPr/>
          <w:p>
            <w:pPr>
              <w:pStyle w:val="Compact"/>
              <w:spacing w:line="240" w:lineRule="auto" w:after="0"/>
              <w:jc w:val="left"/>
            </w:pPr>
            <w:r>
              <w:rPr>
                <w:rFonts w:ascii="Times New Roman" w:hAnsi="Times New Roman" w:eastAsia="Times New Roman" w:cs="Times New Roman"/>
                <w:sz w:val="22"/>
              </w:rPr>
              <w:t xml:space="preserve">68,5%</w:t>
            </w:r>
          </w:p>
        </w:tc>
        <w:tc>
          <w:tcPr/>
          <w:p>
            <w:pPr>
              <w:pStyle w:val="Compact"/>
              <w:spacing w:line="240" w:lineRule="auto" w:after="0"/>
              <w:jc w:val="left"/>
            </w:pPr>
            <w:r>
              <w:rPr>
                <w:rFonts w:ascii="Times New Roman" w:hAnsi="Times New Roman" w:eastAsia="Times New Roman" w:cs="Times New Roman"/>
                <w:sz w:val="22"/>
              </w:rPr>
              <w:t xml:space="preserve">42,3%</w:t>
            </w:r>
          </w:p>
        </w:tc>
        <w:tc>
          <w:tcPr/>
          <w:p>
            <w:pPr>
              <w:pStyle w:val="Compact"/>
              <w:spacing w:line="240" w:lineRule="auto" w:after="0"/>
              <w:jc w:val="left"/>
            </w:pPr>
            <w:r>
              <w:rPr>
                <w:rFonts w:ascii="Times New Roman" w:hAnsi="Times New Roman" w:eastAsia="Times New Roman" w:cs="Times New Roman"/>
                <w:sz w:val="22"/>
              </w:rPr>
              <w:t xml:space="preserve">Mốc so sánh</w:t>
            </w:r>
          </w:p>
        </w:tc>
      </w:tr>
      <w:tr>
        <w:tc>
          <w:tcPr/>
          <w:p>
            <w:pPr>
              <w:pStyle w:val="Compact"/>
              <w:spacing w:line="240" w:lineRule="auto" w:after="0"/>
              <w:jc w:val="left"/>
            </w:pPr>
            <w:r>
              <w:rPr>
                <w:rFonts w:ascii="Times New Roman" w:hAnsi="Times New Roman" w:eastAsia="Times New Roman" w:cs="Times New Roman"/>
                <w:sz w:val="22"/>
              </w:rPr>
              <w:t xml:space="preserve">Trộn 20%</w:t>
            </w:r>
          </w:p>
        </w:tc>
        <w:tc>
          <w:tcPr/>
          <w:p>
            <w:pPr>
              <w:pStyle w:val="Compact"/>
              <w:spacing w:line="240" w:lineRule="auto" w:after="0"/>
              <w:jc w:val="left"/>
            </w:pPr>
            <w:r>
              <w:rPr>
                <w:rFonts w:ascii="Times New Roman" w:hAnsi="Times New Roman" w:eastAsia="Times New Roman" w:cs="Times New Roman"/>
                <w:sz w:val="22"/>
              </w:rPr>
              <w:t xml:space="preserve">20% tổng hợp, 80% thật</w:t>
            </w:r>
          </w:p>
        </w:tc>
        <w:tc>
          <w:tcPr/>
          <w:p>
            <w:pPr>
              <w:pStyle w:val="Compact"/>
              <w:spacing w:line="240" w:lineRule="auto" w:after="0"/>
              <w:jc w:val="left"/>
            </w:pPr>
            <w:r>
              <w:rPr>
                <w:rFonts w:ascii="Times New Roman" w:hAnsi="Times New Roman" w:eastAsia="Times New Roman" w:cs="Times New Roman"/>
                <w:sz w:val="22"/>
              </w:rPr>
              <w:t xml:space="preserve">1 giờ 15 phút</w:t>
            </w:r>
          </w:p>
        </w:tc>
        <w:tc>
          <w:tcPr/>
          <w:p>
            <w:pPr>
              <w:pStyle w:val="Compact"/>
              <w:spacing w:line="240" w:lineRule="auto" w:after="0"/>
              <w:jc w:val="left"/>
            </w:pPr>
            <w:r>
              <w:rPr>
                <w:bCs/>
                <w:rFonts w:ascii="Times New Roman" w:hAnsi="Times New Roman" w:eastAsia="Times New Roman" w:cs="Times New Roman"/>
                <w:b/>
                <w:sz w:val="22"/>
              </w:rPr>
              <w:t xml:space="preserve">71,2%</w:t>
            </w:r>
          </w:p>
        </w:tc>
        <w:tc>
          <w:tcPr/>
          <w:p>
            <w:pPr>
              <w:pStyle w:val="Compact"/>
              <w:spacing w:line="240" w:lineRule="auto" w:after="0"/>
              <w:jc w:val="left"/>
            </w:pPr>
            <w:r>
              <w:rPr>
                <w:bCs/>
                <w:rFonts w:ascii="Times New Roman" w:hAnsi="Times New Roman" w:eastAsia="Times New Roman" w:cs="Times New Roman"/>
                <w:b/>
                <w:sz w:val="22"/>
              </w:rPr>
              <w:t xml:space="preserve">44,8%</w:t>
            </w:r>
          </w:p>
        </w:tc>
        <w:tc>
          <w:tcPr/>
          <w:p>
            <w:pPr>
              <w:pStyle w:val="Compact"/>
              <w:spacing w:line="240" w:lineRule="auto" w:after="0"/>
              <w:jc w:val="left"/>
            </w:pPr>
            <w:r>
              <w:rPr>
                <w:rFonts w:ascii="Times New Roman" w:hAnsi="Times New Roman" w:eastAsia="Times New Roman" w:cs="Times New Roman"/>
                <w:sz w:val="22"/>
              </w:rPr>
              <w:t xml:space="preserve">Tốt nhất</w:t>
            </w:r>
          </w:p>
        </w:tc>
      </w:tr>
      <w:tr>
        <w:tc>
          <w:tcPr/>
          <w:p>
            <w:pPr>
              <w:pStyle w:val="Compact"/>
              <w:spacing w:line="240" w:lineRule="auto" w:after="0"/>
              <w:jc w:val="left"/>
            </w:pPr>
            <w:r>
              <w:rPr>
                <w:rFonts w:ascii="Times New Roman" w:hAnsi="Times New Roman" w:eastAsia="Times New Roman" w:cs="Times New Roman"/>
                <w:sz w:val="22"/>
              </w:rPr>
              <w:t xml:space="preserve">Trộn 50%</w:t>
            </w:r>
          </w:p>
        </w:tc>
        <w:tc>
          <w:tcPr/>
          <w:p>
            <w:pPr>
              <w:pStyle w:val="Compact"/>
              <w:spacing w:line="240" w:lineRule="auto" w:after="0"/>
              <w:jc w:val="left"/>
            </w:pPr>
            <w:r>
              <w:rPr>
                <w:rFonts w:ascii="Times New Roman" w:hAnsi="Times New Roman" w:eastAsia="Times New Roman" w:cs="Times New Roman"/>
                <w:sz w:val="22"/>
              </w:rPr>
              <w:t xml:space="preserve">50% tổng hợp, 50% thật</w:t>
            </w:r>
          </w:p>
        </w:tc>
        <w:tc>
          <w:tcPr/>
          <w:p>
            <w:pPr>
              <w:pStyle w:val="Compact"/>
              <w:spacing w:line="240" w:lineRule="auto" w:after="0"/>
              <w:jc w:val="left"/>
            </w:pPr>
            <w:r>
              <w:rPr>
                <w:rFonts w:ascii="Times New Roman" w:hAnsi="Times New Roman" w:eastAsia="Times New Roman" w:cs="Times New Roman"/>
                <w:sz w:val="22"/>
              </w:rPr>
              <w:t xml:space="preserve">1 giờ 18 phút</w:t>
            </w:r>
          </w:p>
        </w:tc>
        <w:tc>
          <w:tcPr/>
          <w:p>
            <w:pPr>
              <w:pStyle w:val="Compact"/>
              <w:spacing w:line="240" w:lineRule="auto" w:after="0"/>
              <w:jc w:val="left"/>
            </w:pPr>
            <w:r>
              <w:rPr>
                <w:rFonts w:ascii="Times New Roman" w:hAnsi="Times New Roman" w:eastAsia="Times New Roman" w:cs="Times New Roman"/>
                <w:sz w:val="22"/>
              </w:rPr>
              <w:t xml:space="preserve">70,1%</w:t>
            </w:r>
          </w:p>
        </w:tc>
        <w:tc>
          <w:tcPr/>
          <w:p>
            <w:pPr>
              <w:pStyle w:val="Compact"/>
              <w:spacing w:line="240" w:lineRule="auto" w:after="0"/>
              <w:jc w:val="left"/>
            </w:pPr>
            <w:r>
              <w:rPr>
                <w:rFonts w:ascii="Times New Roman" w:hAnsi="Times New Roman" w:eastAsia="Times New Roman" w:cs="Times New Roman"/>
                <w:sz w:val="22"/>
              </w:rPr>
              <w:t xml:space="preserve">43,9%</w:t>
            </w:r>
          </w:p>
        </w:tc>
        <w:tc>
          <w:tcPr/>
          <w:p>
            <w:pPr>
              <w:pStyle w:val="Compact"/>
              <w:spacing w:line="240" w:lineRule="auto" w:after="0"/>
              <w:jc w:val="left"/>
            </w:pPr>
            <w:r>
              <w:rPr>
                <w:rFonts w:ascii="Times New Roman" w:hAnsi="Times New Roman" w:eastAsia="Times New Roman" w:cs="Times New Roman"/>
                <w:sz w:val="22"/>
              </w:rPr>
              <w:t xml:space="preserve">Phương án thay thế</w:t>
            </w:r>
          </w:p>
        </w:tc>
      </w:tr>
      <w:tr>
        <w:tc>
          <w:tcPr/>
          <w:p>
            <w:pPr>
              <w:pStyle w:val="Compact"/>
              <w:spacing w:line="240" w:lineRule="auto" w:after="0"/>
              <w:jc w:val="left"/>
            </w:pPr>
            <w:r>
              <w:rPr>
                <w:rFonts w:ascii="Times New Roman" w:hAnsi="Times New Roman" w:eastAsia="Times New Roman" w:cs="Times New Roman"/>
                <w:sz w:val="22"/>
              </w:rPr>
              <w:t xml:space="preserve">Chỉ tổng hợp</w:t>
            </w:r>
          </w:p>
        </w:tc>
        <w:tc>
          <w:tcPr/>
          <w:p>
            <w:pPr>
              <w:pStyle w:val="Compact"/>
              <w:spacing w:line="240" w:lineRule="auto" w:after="0"/>
              <w:jc w:val="left"/>
            </w:pPr>
            <w:r>
              <w:rPr>
                <w:rFonts w:ascii="Times New Roman" w:hAnsi="Times New Roman" w:eastAsia="Times New Roman" w:cs="Times New Roman"/>
                <w:sz w:val="22"/>
              </w:rPr>
              <w:t xml:space="preserve">100% tổng hợp</w:t>
            </w:r>
          </w:p>
        </w:tc>
        <w:tc>
          <w:tcPr/>
          <w:p>
            <w:pPr>
              <w:pStyle w:val="Compact"/>
              <w:spacing w:line="240" w:lineRule="auto" w:after="0"/>
              <w:jc w:val="left"/>
            </w:pPr>
            <w:r>
              <w:rPr>
                <w:rFonts w:ascii="Times New Roman" w:hAnsi="Times New Roman" w:eastAsia="Times New Roman" w:cs="Times New Roman"/>
                <w:sz w:val="22"/>
              </w:rPr>
              <w:t xml:space="preserve">1 giờ 20 phút</w:t>
            </w:r>
          </w:p>
        </w:tc>
        <w:tc>
          <w:tcPr/>
          <w:p>
            <w:pPr>
              <w:pStyle w:val="Compact"/>
              <w:spacing w:line="240" w:lineRule="auto" w:after="0"/>
              <w:jc w:val="left"/>
            </w:pPr>
            <w:r>
              <w:rPr>
                <w:rFonts w:ascii="Times New Roman" w:hAnsi="Times New Roman" w:eastAsia="Times New Roman" w:cs="Times New Roman"/>
                <w:sz w:val="22"/>
              </w:rPr>
              <w:t xml:space="preserve">58,3%</w:t>
            </w:r>
          </w:p>
        </w:tc>
        <w:tc>
          <w:tcPr/>
          <w:p>
            <w:pPr>
              <w:pStyle w:val="Compact"/>
              <w:spacing w:line="240" w:lineRule="auto" w:after="0"/>
              <w:jc w:val="left"/>
            </w:pPr>
            <w:r>
              <w:rPr>
                <w:rFonts w:ascii="Times New Roman" w:hAnsi="Times New Roman" w:eastAsia="Times New Roman" w:cs="Times New Roman"/>
                <w:sz w:val="22"/>
              </w:rPr>
              <w:t xml:space="preserve">35,2%</w:t>
            </w:r>
          </w:p>
        </w:tc>
        <w:tc>
          <w:tcPr/>
          <w:p>
            <w:pPr>
              <w:pStyle w:val="Compact"/>
              <w:spacing w:line="240" w:lineRule="auto" w:after="0"/>
              <w:jc w:val="left"/>
            </w:pPr>
            <w:r>
              <w:rPr>
                <w:rFonts w:ascii="Times New Roman" w:hAnsi="Times New Roman" w:eastAsia="Times New Roman" w:cs="Times New Roman"/>
                <w:sz w:val="22"/>
              </w:rPr>
              <w:t xml:space="preserve">Không dùng</w:t>
            </w:r>
          </w:p>
        </w:tc>
      </w:tr>
    </w:tbl>
    <w:p>
      <w:pPr>
        <w:pStyle w:val="CaptionedFigure"/>
        <w:jc w:val="center"/>
      </w:pPr>
      <w:r>
        <w:drawing>
          <wp:inline>
            <wp:extent cx="5918200" cy="2794705"/>
            <wp:effectExtent b="0" l="0" r="0" t="0"/>
            <wp:docPr descr="Hình 4.4: mAP của YOLOv8 theo tỷ lệ ảnh tổng hợp trộn vào tập huấn luyện" title="" id="79" name="Picture"/>
            <a:graphic>
              <a:graphicData uri="http://schemas.openxmlformats.org/drawingml/2006/picture">
                <pic:pic>
                  <pic:nvPicPr>
                    <pic:cNvPr descr="figures/fig-4-4-map-theo-ty-le-tong-hop.png" id="80" name="Picture"/>
                    <pic:cNvPicPr>
                      <a:picLocks noChangeArrowheads="1" noChangeAspect="1"/>
                    </pic:cNvPicPr>
                  </pic:nvPicPr>
                  <pic:blipFill>
                    <a:blip r:embed="rId78"/>
                    <a:stretch>
                      <a:fillRect/>
                    </a:stretch>
                  </pic:blipFill>
                  <pic:spPr bwMode="auto">
                    <a:xfrm>
                      <a:off x="0" y="0"/>
                      <a:ext cx="5918200" cy="2794705"/>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4.4: mAP của YOLOv8 theo tỷ lệ ảnh tổng hợp trộn vào tập huấn luyện</w:t>
      </w:r>
    </w:p>
    <w:p>
      <w:pPr>
        <w:pStyle w:val="BodyText"/>
        <w:spacing w:line="360" w:lineRule="auto" w:after="0"/>
        <w:ind w:firstLine="567"/>
        <w:jc w:val="both"/>
      </w:pPr>
      <w:r>
        <w:rPr>
          <w:rFonts w:ascii="Times New Roman" w:hAnsi="Times New Roman" w:eastAsia="Times New Roman" w:cs="Times New Roman"/>
          <w:sz w:val="26"/>
        </w:rPr>
        <w:t xml:space="preserve">Ba kết luận rút ra.</w:t>
      </w:r>
    </w:p>
    <w:p>
      <w:pPr>
        <w:pStyle w:val="BodyText"/>
        <w:spacing w:line="360" w:lineRule="auto" w:after="0"/>
        <w:ind w:firstLine="567"/>
        <w:jc w:val="both"/>
      </w:pPr>
      <w:r>
        <w:rPr>
          <w:bCs/>
          <w:rFonts w:ascii="Times New Roman" w:hAnsi="Times New Roman" w:eastAsia="Times New Roman" w:cs="Times New Roman"/>
          <w:b/>
          <w:sz w:val="26"/>
        </w:rPr>
        <w:t xml:space="preserve">Dữ liệu tổng hợp có giá trị, ở liều lượng vừa phải.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Trộn 20% ảnh tổng hợp nâng mAP@0,5 thêm 2,7 điểm phần trăm và mAP@0,5:0,95 thêm 2,5 điểm phần trăm so với chỉ dùng ảnh thật. Mức cải thiện này nhất quán trên cả hai chỉ số, nên khó quy về dao động ngẫu nhiên.</w:t>
      </w:r>
    </w:p>
    <w:p>
      <w:pPr>
        <w:pStyle w:val="BodyText"/>
        <w:spacing w:line="360" w:lineRule="auto" w:after="0"/>
        <w:ind w:firstLine="567"/>
        <w:jc w:val="both"/>
      </w:pPr>
      <w:r>
        <w:rPr>
          <w:bCs/>
          <w:rFonts w:ascii="Times New Roman" w:hAnsi="Times New Roman" w:eastAsia="Times New Roman" w:cs="Times New Roman"/>
          <w:b/>
          <w:sz w:val="26"/>
        </w:rPr>
        <w:t xml:space="preserve">Có điểm bão hoà.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Tăng tỷ lệ từ 20% lên 50% làm mAP giảm nhẹ (71,2% xuống 70,1%), vẫn trên mốc đối chứng. Đường cong có cực đại quanh 20% tới 30%, phù hợp với các báo cáo về sinh dữ liệu tổng hợp cho phát hiện khuyết tật bề mặt nêu ở mục 2.1.1.</w:t>
      </w:r>
    </w:p>
    <w:p>
      <w:pPr>
        <w:pStyle w:val="BodyText"/>
        <w:spacing w:line="360" w:lineRule="auto" w:after="0"/>
        <w:ind w:firstLine="567"/>
        <w:jc w:val="both"/>
      </w:pPr>
      <w:r>
        <w:rPr>
          <w:bCs/>
          <w:rFonts w:ascii="Times New Roman" w:hAnsi="Times New Roman" w:eastAsia="Times New Roman" w:cs="Times New Roman"/>
          <w:b/>
          <w:sz w:val="26"/>
        </w:rPr>
        <w:t xml:space="preserve">Ảnh tổng hợp chưa thay được ảnh thật.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Huấn luyện chỉ bằng ảnh tổng hợp làm mAP tụt 10,2 điểm phần trăm xuống dưới mốc đối chứng. Khoảng cách này là thước đo trực tiếp của khoảng cách miền giữa ảnh sinh và ảnh thật, và khớp với giá trị FID cao ở mục 4.3. Mô hình học được vị trí và hình dạng khuyết tật từ ảnh tổng hợp, nhưng kết cấu và thống kê nhiễu của ảnh tổng hợp khác ảnh thật đủ để làm hỏng khả năng khái quát khi không có ảnh thật kéo lại.</w:t>
      </w:r>
    </w:p>
    <w:p>
      <w:pPr>
        <w:pStyle w:val="BodyText"/>
        <w:spacing w:line="360" w:lineRule="auto" w:after="0"/>
        <w:ind w:firstLine="567"/>
        <w:jc w:val="both"/>
      </w:pPr>
      <w:del w:id="1045" w:author="AI Reviewer" w:date="2026-09-24T09:18:14Z">
        <w:r>
          <w:rPr>
            <w:rFonts w:ascii="Times New Roman" w:hAnsi="Times New Roman" w:eastAsia="Times New Roman" w:cs="Times New Roman"/>
            <w:sz w:val="26"/>
          </w:rPr>
          <w:delText xml:space="preserve">Vai trò thực tế của hệ thống do đó được xác định rõ:</w:delText>
        </w:r>
      </w:del>
      <w:ins w:id="1046" w:author="AI Reviewer" w:date="2026-09-24T09:18:14Z">
        <w:r>
          <w:rPr>
            <w:rFonts w:ascii="Times New Roman" w:hAnsi="Times New Roman" w:eastAsia="Times New Roman" w:cs="Times New Roman"/>
            <w:sz w:val="26"/>
          </w:rPr>
          <w:t xml:space="preserve">Vai trò thực tế của hệ thống do đó đã rõ:</w:t>
        </w:r>
      </w:ins>
      <w:r>
        <w:rPr>
          <w:rFonts w:ascii="Times New Roman" w:hAnsi="Times New Roman" w:eastAsia="Times New Roman" w:cs="Times New Roman"/>
          <w:sz w:val="26"/>
        </w:rPr>
        <w:t xml:space="preserve"> The Data Mint là công cụ</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bù dữ liệu cho các lớp thiểu số</w:t>
      </w:r>
      <w:r>
        <w:rPr>
          <w:rFonts w:ascii="Times New Roman" w:hAnsi="Times New Roman" w:eastAsia="Times New Roman" w:cs="Times New Roman"/>
          <w:sz w:val="26"/>
        </w:rPr>
        <w:t xml:space="preserve">, không phải công cụ thay thế việc thu thập dữ liệu thật.</w:t>
      </w:r>
    </w:p>
    <w:p>
      <w:pPr>
        <w:pStyle w:val="CaptionedFigure"/>
        <w:jc w:val="center"/>
      </w:pPr>
      <w:r>
        <w:drawing>
          <wp:inline>
            <wp:extent cx="5918200" cy="5918200"/>
            <wp:effectExtent b="0" l="0" r="0" t="0"/>
            <wp:docPr descr="Hình 4.5: Bộ sưu tập ảnh tổng hợp đại diện của các lớp khuyết tật" title="" id="82" name="Picture"/>
            <a:graphic>
              <a:graphicData uri="http://schemas.openxmlformats.org/drawingml/2006/picture">
                <pic:pic>
                  <pic:nvPicPr>
                    <pic:cNvPr descr="figures/fig-4-5-bo-suu-tap-anh-tong-hop.png" id="83" name="Picture"/>
                    <pic:cNvPicPr>
                      <a:picLocks noChangeArrowheads="1" noChangeAspect="1"/>
                    </pic:cNvPicPr>
                  </pic:nvPicPr>
                  <pic:blipFill>
                    <a:blip r:embed="rId81"/>
                    <a:stretch>
                      <a:fillRect/>
                    </a:stretch>
                  </pic:blipFill>
                  <pic:spPr bwMode="auto">
                    <a:xfrm>
                      <a:off x="0" y="0"/>
                      <a:ext cx="5918200" cy="5918200"/>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4.5: Bộ sưu tập ảnh tổng hợp đại diện của các lớp khuyết tật</w:t>
      </w:r>
    </w:p>
    <w:bookmarkEnd w:id="84"/>
    <w:bookmarkStart w:id="85" w:name="X759a5dbe8c30db3706d67e4a0c4e980ce22e7fb"/>
    <w:p>
      <w:pPr>
        <w:pStyle w:val="Heading2"/>
      </w:pPr>
      <w:r>
        <w:t xml:space="preserve">4.6. Đối chiếu với bộ chỉ tiêu đã chốt trước thực nghiệm</w:t>
      </w:r>
    </w:p>
    <w:p>
      <w:pPr>
        <w:pStyle w:val="FirstParagraph"/>
        <w:spacing w:line="240" w:lineRule="auto"/>
        <w:jc w:val="left"/>
      </w:pPr>
      <w:r>
        <w:rPr>
          <w:bCs/>
          <w:rFonts w:ascii="Times New Roman" w:hAnsi="Times New Roman" w:eastAsia="Times New Roman" w:cs="Times New Roman"/>
          <w:b/>
          <w:sz w:val="24"/>
        </w:rPr>
        <w:t xml:space="preserve">Bảng 4.6: Đối chiếu bộ chỉ tiêu đã chốt trước thực nghiệm với kết quả đo được</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66"/>
        <w:gridCol w:w="1866"/>
        <w:gridCol w:w="1866"/>
        <w:gridCol w:w="1866"/>
        <w:gridCol w:w="1868"/>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Mã</w:t>
            </w:r>
          </w:p>
        </w:tc>
        <w:tc>
          <w:tcPr/>
          <w:p>
            <w:pPr>
              <w:pStyle w:val="Compact"/>
              <w:spacing w:line="240" w:lineRule="auto" w:after="0"/>
              <w:jc w:val="left"/>
            </w:pPr>
            <w:r>
              <w:rPr>
                <w:rFonts w:ascii="Times New Roman" w:hAnsi="Times New Roman" w:eastAsia="Times New Roman" w:cs="Times New Roman"/>
                <w:sz w:val="22"/>
              </w:rPr>
              <w:t xml:space="preserve">Chỉ tiêu</w:t>
            </w:r>
          </w:p>
        </w:tc>
        <w:tc>
          <w:tcPr/>
          <w:p>
            <w:pPr>
              <w:pStyle w:val="Compact"/>
              <w:spacing w:line="240" w:lineRule="auto" w:after="0"/>
              <w:jc w:val="left"/>
            </w:pPr>
            <w:r>
              <w:rPr>
                <w:rFonts w:ascii="Times New Roman" w:hAnsi="Times New Roman" w:eastAsia="Times New Roman" w:cs="Times New Roman"/>
                <w:sz w:val="22"/>
              </w:rPr>
              <w:t xml:space="preserve">Mục tiêu</w:t>
            </w:r>
          </w:p>
        </w:tc>
        <w:tc>
          <w:tcPr/>
          <w:p>
            <w:pPr>
              <w:pStyle w:val="Compact"/>
              <w:spacing w:line="240" w:lineRule="auto" w:after="0"/>
              <w:jc w:val="left"/>
            </w:pPr>
            <w:r>
              <w:rPr>
                <w:rFonts w:ascii="Times New Roman" w:hAnsi="Times New Roman" w:eastAsia="Times New Roman" w:cs="Times New Roman"/>
                <w:sz w:val="22"/>
              </w:rPr>
              <w:t xml:space="preserve">Kết quả đo</w:t>
            </w:r>
          </w:p>
        </w:tc>
        <w:tc>
          <w:tcPr/>
          <w:p>
            <w:pPr>
              <w:pStyle w:val="Compact"/>
              <w:spacing w:line="240" w:lineRule="auto" w:after="0"/>
              <w:jc w:val="left"/>
            </w:pPr>
            <w:r>
              <w:rPr>
                <w:rFonts w:ascii="Times New Roman" w:hAnsi="Times New Roman" w:eastAsia="Times New Roman" w:cs="Times New Roman"/>
                <w:sz w:val="22"/>
              </w:rPr>
              <w:t xml:space="preserve">Kết luận</w:t>
            </w:r>
          </w:p>
        </w:tc>
      </w:tr>
      <w:tr>
        <w:tc>
          <w:tcPr/>
          <w:p>
            <w:pPr>
              <w:pStyle w:val="Compact"/>
              <w:spacing w:line="240" w:lineRule="auto" w:after="0"/>
              <w:jc w:val="left"/>
            </w:pPr>
            <w:r>
              <w:rPr>
                <w:rFonts w:ascii="Times New Roman" w:hAnsi="Times New Roman" w:eastAsia="Times New Roman" w:cs="Times New Roman"/>
                <w:sz w:val="22"/>
              </w:rPr>
              <w:t xml:space="preserve">NFR-1</w:t>
            </w:r>
          </w:p>
        </w:tc>
        <w:tc>
          <w:tcPr/>
          <w:p>
            <w:pPr>
              <w:pStyle w:val="Compact"/>
              <w:spacing w:line="240" w:lineRule="auto" w:after="0"/>
              <w:jc w:val="left"/>
            </w:pPr>
            <w:r>
              <w:rPr>
                <w:rFonts w:ascii="Times New Roman" w:hAnsi="Times New Roman" w:eastAsia="Times New Roman" w:cs="Times New Roman"/>
                <w:sz w:val="22"/>
              </w:rPr>
              <w:t xml:space="preserve">Thông lượng sinh ảnh</w:t>
            </w:r>
          </w:p>
        </w:tc>
        <w:tc>
          <w:tcPr/>
          <w:p>
            <w:pPr>
              <w:pStyle w:val="Compact"/>
              <w:spacing w:line="240" w:lineRule="auto" w:after="0"/>
              <w:jc w:val="left"/>
            </w:pPr>
            <w:r>
              <w:rPr>
                <w:rFonts w:ascii="Times New Roman" w:hAnsi="Times New Roman" w:eastAsia="Times New Roman" w:cs="Times New Roman"/>
                <w:sz w:val="22"/>
              </w:rPr>
              <w:t xml:space="preserve">900 tới 1.800 ảnh/giờ</w:t>
            </w:r>
          </w:p>
        </w:tc>
        <w:tc>
          <w:tcPr/>
          <w:p>
            <w:pPr>
              <w:pStyle w:val="Compact"/>
              <w:spacing w:line="240" w:lineRule="auto" w:after="0"/>
              <w:jc w:val="left"/>
            </w:pPr>
            <w:r>
              <w:rPr>
                <w:rFonts w:ascii="Times New Roman" w:hAnsi="Times New Roman" w:eastAsia="Times New Roman" w:cs="Times New Roman"/>
                <w:sz w:val="22"/>
              </w:rPr>
              <w:t xml:space="preserve">1.097 ảnh/giờ</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NFR-2</w:t>
            </w:r>
          </w:p>
        </w:tc>
        <w:tc>
          <w:tcPr/>
          <w:p>
            <w:pPr>
              <w:pStyle w:val="Compact"/>
              <w:spacing w:line="240" w:lineRule="auto" w:after="0"/>
              <w:jc w:val="left"/>
            </w:pPr>
            <w:r>
              <w:rPr>
                <w:rFonts w:ascii="Times New Roman" w:hAnsi="Times New Roman" w:eastAsia="Times New Roman" w:cs="Times New Roman"/>
                <w:sz w:val="22"/>
              </w:rPr>
              <w:t xml:space="preserve">Thời gian sinh 20.000 ảnh</w:t>
            </w:r>
          </w:p>
        </w:tc>
        <w:tc>
          <w:tcPr/>
          <w:p>
            <w:pPr>
              <w:pStyle w:val="Compact"/>
              <w:spacing w:line="240" w:lineRule="auto" w:after="0"/>
              <w:jc w:val="left"/>
            </w:pPr>
            <w:r>
              <w:rPr>
                <w:rFonts w:ascii="Times New Roman" w:hAnsi="Times New Roman" w:eastAsia="Times New Roman" w:cs="Times New Roman"/>
                <w:sz w:val="22"/>
              </w:rPr>
              <w:t xml:space="preserve">Dưới 24 giờ</w:t>
            </w:r>
          </w:p>
        </w:tc>
        <w:tc>
          <w:tcPr/>
          <w:p>
            <w:pPr>
              <w:pStyle w:val="Compact"/>
              <w:spacing w:line="240" w:lineRule="auto" w:after="0"/>
              <w:jc w:val="left"/>
            </w:pPr>
            <w:r>
              <w:rPr>
                <w:rFonts w:ascii="Times New Roman" w:hAnsi="Times New Roman" w:eastAsia="Times New Roman" w:cs="Times New Roman"/>
                <w:sz w:val="22"/>
              </w:rPr>
              <w:t xml:space="preserve">Khoảng 18 giờ</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NFR-3</w:t>
            </w:r>
          </w:p>
        </w:tc>
        <w:tc>
          <w:tcPr/>
          <w:p>
            <w:pPr>
              <w:pStyle w:val="Compact"/>
              <w:spacing w:line="240" w:lineRule="auto" w:after="0"/>
              <w:jc w:val="left"/>
            </w:pPr>
            <w:r>
              <w:rPr>
                <w:rFonts w:ascii="Times New Roman" w:hAnsi="Times New Roman" w:eastAsia="Times New Roman" w:cs="Times New Roman"/>
                <w:sz w:val="22"/>
              </w:rPr>
              <w:t xml:space="preserve">SSIM bảo toàn nền</w:t>
            </w:r>
          </w:p>
        </w:tc>
        <w:tc>
          <w:tcPr/>
          <w:p>
            <w:pPr>
              <w:pStyle w:val="Compact"/>
              <w:spacing w:line="240" w:lineRule="auto" w:after="0"/>
              <w:jc w:val="left"/>
            </w:pPr>
            <w:r>
              <w:rPr>
                <w:rFonts w:ascii="Times New Roman" w:hAnsi="Times New Roman" w:eastAsia="Times New Roman" w:cs="Times New Roman"/>
                <w:sz w:val="22"/>
              </w:rPr>
              <w:t xml:space="preserve">Trung bình trên 0,90</w:t>
            </w:r>
          </w:p>
        </w:tc>
        <w:tc>
          <w:tcPr/>
          <w:p>
            <w:pPr>
              <w:pStyle w:val="Compact"/>
              <w:spacing w:line="240" w:lineRule="auto" w:after="0"/>
              <w:jc w:val="left"/>
            </w:pPr>
            <w:r>
              <w:rPr>
                <w:rFonts w:ascii="Times New Roman" w:hAnsi="Times New Roman" w:eastAsia="Times New Roman" w:cs="Times New Roman"/>
                <w:sz w:val="22"/>
              </w:rPr>
              <w:t xml:space="preserve">0,976</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NFR-4</w:t>
            </w:r>
          </w:p>
        </w:tc>
        <w:tc>
          <w:tcPr/>
          <w:p>
            <w:pPr>
              <w:pStyle w:val="Compact"/>
              <w:spacing w:line="240" w:lineRule="auto" w:after="0"/>
              <w:jc w:val="left"/>
            </w:pPr>
            <w:r>
              <w:rPr>
                <w:rFonts w:ascii="Times New Roman" w:hAnsi="Times New Roman" w:eastAsia="Times New Roman" w:cs="Times New Roman"/>
                <w:sz w:val="22"/>
              </w:rPr>
              <w:t xml:space="preserve">Tính hợp lệ chú thích</w:t>
            </w:r>
          </w:p>
        </w:tc>
        <w:tc>
          <w:tcPr/>
          <w:p>
            <w:pPr>
              <w:pStyle w:val="Compact"/>
              <w:spacing w:line="240" w:lineRule="auto" w:after="0"/>
              <w:jc w:val="left"/>
            </w:pPr>
            <w:r>
              <w:rPr>
                <w:rFonts w:ascii="Times New Roman" w:hAnsi="Times New Roman" w:eastAsia="Times New Roman" w:cs="Times New Roman"/>
                <w:sz w:val="22"/>
              </w:rPr>
              <w:t xml:space="preserve">100% hợp lệ</w:t>
            </w:r>
          </w:p>
        </w:tc>
        <w:tc>
          <w:tcPr/>
          <w:p>
            <w:pPr>
              <w:pStyle w:val="Compact"/>
              <w:spacing w:line="240" w:lineRule="auto" w:after="0"/>
              <w:jc w:val="left"/>
            </w:pPr>
            <w:r>
              <w:rPr>
                <w:rFonts w:ascii="Times New Roman" w:hAnsi="Times New Roman" w:eastAsia="Times New Roman" w:cs="Times New Roman"/>
                <w:sz w:val="22"/>
              </w:rPr>
              <w:t xml:space="preserve">100% trên lô chạy đủ bước hậu xử lý</w:t>
            </w:r>
          </w:p>
        </w:tc>
        <w:tc>
          <w:tcPr/>
          <w:p>
            <w:pPr>
              <w:pStyle w:val="Compact"/>
              <w:spacing w:line="240" w:lineRule="auto" w:after="0"/>
              <w:jc w:val="left"/>
            </w:pPr>
            <w:r>
              <w:rPr>
                <w:rFonts w:ascii="Times New Roman" w:hAnsi="Times New Roman" w:eastAsia="Times New Roman" w:cs="Times New Roman"/>
                <w:sz w:val="22"/>
              </w:rPr>
              <w:t xml:space="preserve">Đạt có điều kiện</w:t>
            </w:r>
          </w:p>
        </w:tc>
      </w:tr>
      <w:tr>
        <w:tc>
          <w:tcPr/>
          <w:p>
            <w:pPr>
              <w:pStyle w:val="Compact"/>
              <w:spacing w:line="240" w:lineRule="auto" w:after="0"/>
              <w:jc w:val="left"/>
            </w:pPr>
            <w:r>
              <w:rPr>
                <w:rFonts w:ascii="Times New Roman" w:hAnsi="Times New Roman" w:eastAsia="Times New Roman" w:cs="Times New Roman"/>
                <w:sz w:val="22"/>
              </w:rPr>
              <w:t xml:space="preserve">NFR-5</w:t>
            </w:r>
          </w:p>
        </w:tc>
        <w:tc>
          <w:tcPr/>
          <w:p>
            <w:pPr>
              <w:pStyle w:val="Compact"/>
              <w:spacing w:line="240" w:lineRule="auto" w:after="0"/>
              <w:jc w:val="left"/>
            </w:pPr>
            <w:r>
              <w:rPr>
                <w:rFonts w:ascii="Times New Roman" w:hAnsi="Times New Roman" w:eastAsia="Times New Roman" w:cs="Times New Roman"/>
                <w:sz w:val="22"/>
              </w:rPr>
              <w:t xml:space="preserve">Mức dùng VRAM</w:t>
            </w:r>
          </w:p>
        </w:tc>
        <w:tc>
          <w:tcPr/>
          <w:p>
            <w:pPr>
              <w:pStyle w:val="Compact"/>
              <w:spacing w:line="240" w:lineRule="auto" w:after="0"/>
              <w:jc w:val="left"/>
            </w:pPr>
            <w:r>
              <w:rPr>
                <w:rFonts w:ascii="Times New Roman" w:hAnsi="Times New Roman" w:eastAsia="Times New Roman" w:cs="Times New Roman"/>
                <w:sz w:val="22"/>
              </w:rPr>
              <w:t xml:space="preserve">Dưới 20 GB</w:t>
            </w:r>
          </w:p>
        </w:tc>
        <w:tc>
          <w:tcPr/>
          <w:p>
            <w:pPr>
              <w:pStyle w:val="Compact"/>
              <w:spacing w:line="240" w:lineRule="auto" w:after="0"/>
              <w:jc w:val="left"/>
            </w:pPr>
            <w:r>
              <w:rPr>
                <w:rFonts w:ascii="Times New Roman" w:hAnsi="Times New Roman" w:eastAsia="Times New Roman" w:cs="Times New Roman"/>
                <w:sz w:val="22"/>
              </w:rPr>
              <w:t xml:space="preserve">Khoảng 18 GB</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NFR-6</w:t>
            </w:r>
          </w:p>
        </w:tc>
        <w:tc>
          <w:tcPr/>
          <w:p>
            <w:pPr>
              <w:pStyle w:val="Compact"/>
              <w:spacing w:line="240" w:lineRule="auto" w:after="0"/>
              <w:jc w:val="left"/>
            </w:pPr>
            <w:r>
              <w:rPr>
                <w:rFonts w:ascii="Times New Roman" w:hAnsi="Times New Roman" w:eastAsia="Times New Roman" w:cs="Times New Roman"/>
                <w:sz w:val="22"/>
              </w:rPr>
              <w:t xml:space="preserve">Chu kỳ điểm kiểm tra</w:t>
            </w:r>
          </w:p>
        </w:tc>
        <w:tc>
          <w:tcPr/>
          <w:p>
            <w:pPr>
              <w:pStyle w:val="Compact"/>
              <w:spacing w:line="240" w:lineRule="auto" w:after="0"/>
              <w:jc w:val="left"/>
            </w:pPr>
            <w:r>
              <w:rPr>
                <w:rFonts w:ascii="Times New Roman" w:hAnsi="Times New Roman" w:eastAsia="Times New Roman" w:cs="Times New Roman"/>
                <w:sz w:val="22"/>
              </w:rPr>
              <w:t xml:space="preserve">Mỗi 100 ảnh</w:t>
            </w:r>
          </w:p>
        </w:tc>
        <w:tc>
          <w:tcPr/>
          <w:p>
            <w:pPr>
              <w:pStyle w:val="Compact"/>
              <w:spacing w:line="240" w:lineRule="auto" w:after="0"/>
              <w:jc w:val="left"/>
            </w:pPr>
            <w:r>
              <w:rPr>
                <w:rFonts w:ascii="Times New Roman" w:hAnsi="Times New Roman" w:eastAsia="Times New Roman" w:cs="Times New Roman"/>
                <w:sz w:val="22"/>
              </w:rPr>
              <w:t xml:space="preserve">Mỗi 100 ảnh</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NFR-7</w:t>
            </w:r>
          </w:p>
        </w:tc>
        <w:tc>
          <w:tcPr/>
          <w:p>
            <w:pPr>
              <w:pStyle w:val="Compact"/>
              <w:spacing w:line="240" w:lineRule="auto" w:after="0"/>
              <w:jc w:val="left"/>
            </w:pPr>
            <w:r>
              <w:rPr>
                <w:rFonts w:ascii="Times New Roman" w:hAnsi="Times New Roman" w:eastAsia="Times New Roman" w:cs="Times New Roman"/>
                <w:sz w:val="22"/>
              </w:rPr>
              <w:t xml:space="preserve">Cải thiện mAP của YOLOv8</w:t>
            </w:r>
          </w:p>
        </w:tc>
        <w:tc>
          <w:tcPr/>
          <w:p>
            <w:pPr>
              <w:pStyle w:val="Compact"/>
              <w:spacing w:line="240" w:lineRule="auto" w:after="0"/>
              <w:jc w:val="left"/>
            </w:pPr>
            <w:r>
              <w:rPr>
                <w:rFonts w:ascii="Times New Roman" w:hAnsi="Times New Roman" w:eastAsia="Times New Roman" w:cs="Times New Roman"/>
                <w:sz w:val="22"/>
              </w:rPr>
              <w:t xml:space="preserve">Trên 5% so với chỉ ảnh thật</w:t>
            </w:r>
          </w:p>
        </w:tc>
        <w:tc>
          <w:tcPr/>
          <w:p>
            <w:pPr>
              <w:pStyle w:val="Compact"/>
              <w:spacing w:line="240" w:lineRule="auto" w:after="0"/>
              <w:jc w:val="left"/>
            </w:pPr>
            <w:r>
              <w:rPr>
                <w:rFonts w:ascii="Times New Roman" w:hAnsi="Times New Roman" w:eastAsia="Times New Roman" w:cs="Times New Roman"/>
                <w:sz w:val="22"/>
              </w:rPr>
              <w:t xml:space="preserve">+2,7 điểm phần trăm, tương đương +3,9% tương đối</w:t>
            </w:r>
          </w:p>
        </w:tc>
        <w:tc>
          <w:tcPr/>
          <w:p>
            <w:pPr>
              <w:pStyle w:val="Compact"/>
              <w:spacing w:line="240" w:lineRule="auto" w:after="0"/>
              <w:jc w:val="left"/>
            </w:pPr>
            <w:r>
              <w:rPr>
                <w:rFonts w:ascii="Times New Roman" w:hAnsi="Times New Roman" w:eastAsia="Times New Roman" w:cs="Times New Roman"/>
                <w:sz w:val="22"/>
              </w:rPr>
              <w:t xml:space="preserve">Không đạt</w:t>
            </w:r>
          </w:p>
        </w:tc>
      </w:tr>
      <w:tr>
        <w:tc>
          <w:tcPr/>
          <w:p>
            <w:pPr>
              <w:pStyle w:val="Compact"/>
              <w:spacing w:line="240" w:lineRule="auto" w:after="0"/>
              <w:jc w:val="left"/>
            </w:pPr>
            <w:r>
              <w:rPr>
                <w:rFonts w:ascii="Times New Roman" w:hAnsi="Times New Roman" w:eastAsia="Times New Roman" w:cs="Times New Roman"/>
                <w:sz w:val="22"/>
              </w:rPr>
              <w:t xml:space="preserve">NFR-8</w:t>
            </w:r>
          </w:p>
        </w:tc>
        <w:tc>
          <w:tcPr/>
          <w:p>
            <w:pPr>
              <w:pStyle w:val="Compact"/>
              <w:spacing w:line="240" w:lineRule="auto" w:after="0"/>
              <w:jc w:val="left"/>
            </w:pPr>
            <w:r>
              <w:rPr>
                <w:rFonts w:ascii="Times New Roman" w:hAnsi="Times New Roman" w:eastAsia="Times New Roman" w:cs="Times New Roman"/>
                <w:sz w:val="22"/>
              </w:rPr>
              <w:t xml:space="preserve">Thời gian xác thực xuôi dòng</w:t>
            </w:r>
          </w:p>
        </w:tc>
        <w:tc>
          <w:tcPr/>
          <w:p>
            <w:pPr>
              <w:pStyle w:val="Compact"/>
              <w:spacing w:line="240" w:lineRule="auto" w:after="0"/>
              <w:jc w:val="left"/>
            </w:pPr>
            <w:r>
              <w:rPr>
                <w:rFonts w:ascii="Times New Roman" w:hAnsi="Times New Roman" w:eastAsia="Times New Roman" w:cs="Times New Roman"/>
                <w:sz w:val="22"/>
              </w:rPr>
              <w:t xml:space="preserve">Dưới 24 giờ</w:t>
            </w:r>
          </w:p>
        </w:tc>
        <w:tc>
          <w:tcPr/>
          <w:p>
            <w:pPr>
              <w:pStyle w:val="Compact"/>
              <w:spacing w:line="240" w:lineRule="auto" w:after="0"/>
              <w:jc w:val="left"/>
            </w:pPr>
            <w:r>
              <w:rPr>
                <w:rFonts w:ascii="Times New Roman" w:hAnsi="Times New Roman" w:eastAsia="Times New Roman" w:cs="Times New Roman"/>
                <w:sz w:val="22"/>
              </w:rPr>
              <w:t xml:space="preserve">Khoảng 12 giờ</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NFR-9</w:t>
            </w:r>
          </w:p>
        </w:tc>
        <w:tc>
          <w:tcPr/>
          <w:p>
            <w:pPr>
              <w:pStyle w:val="Compact"/>
              <w:spacing w:line="240" w:lineRule="auto" w:after="0"/>
              <w:jc w:val="left"/>
            </w:pPr>
            <w:r>
              <w:rPr>
                <w:rFonts w:ascii="Times New Roman" w:hAnsi="Times New Roman" w:eastAsia="Times New Roman" w:cs="Times New Roman"/>
                <w:sz w:val="22"/>
              </w:rPr>
              <w:t xml:space="preserve">Tính nhất quán dữ liệu</w:t>
            </w:r>
          </w:p>
        </w:tc>
        <w:tc>
          <w:tcPr/>
          <w:p>
            <w:pPr>
              <w:pStyle w:val="Compact"/>
              <w:spacing w:line="240" w:lineRule="auto" w:after="0"/>
              <w:jc w:val="left"/>
            </w:pPr>
            <w:r>
              <w:rPr>
                <w:rFonts w:ascii="Times New Roman" w:hAnsi="Times New Roman" w:eastAsia="Times New Roman" w:cs="Times New Roman"/>
                <w:sz w:val="22"/>
              </w:rPr>
              <w:t xml:space="preserve">Không lỗi chú thích</w:t>
            </w:r>
          </w:p>
        </w:tc>
        <w:tc>
          <w:tcPr/>
          <w:p>
            <w:pPr>
              <w:pStyle w:val="Compact"/>
              <w:spacing w:line="240" w:lineRule="auto" w:after="0"/>
              <w:jc w:val="left"/>
            </w:pPr>
            <w:r>
              <w:rPr>
                <w:rFonts w:ascii="Times New Roman" w:hAnsi="Times New Roman" w:eastAsia="Times New Roman" w:cs="Times New Roman"/>
                <w:sz w:val="22"/>
              </w:rPr>
              <w:t xml:space="preserve">Không lỗi trên lô đủ bước</w:t>
            </w:r>
          </w:p>
        </w:tc>
        <w:tc>
          <w:tcPr/>
          <w:p>
            <w:pPr>
              <w:pStyle w:val="Compact"/>
              <w:spacing w:line="240" w:lineRule="auto" w:after="0"/>
              <w:jc w:val="left"/>
            </w:pPr>
            <w:r>
              <w:rPr>
                <w:rFonts w:ascii="Times New Roman" w:hAnsi="Times New Roman" w:eastAsia="Times New Roman" w:cs="Times New Roman"/>
                <w:sz w:val="22"/>
              </w:rPr>
              <w:t xml:space="preserve">Đạt có điều kiện</w:t>
            </w:r>
          </w:p>
        </w:tc>
      </w:tr>
      <w:tr>
        <w:tc>
          <w:tcPr/>
          <w:p>
            <w:pPr>
              <w:pStyle w:val="Compact"/>
              <w:spacing w:line="240" w:lineRule="auto" w:after="0"/>
              <w:jc w:val="left"/>
            </w:pPr>
            <w:r>
              <w:rPr>
                <w:rFonts w:ascii="Times New Roman" w:hAnsi="Times New Roman" w:eastAsia="Times New Roman" w:cs="Times New Roman"/>
                <w:sz w:val="22"/>
              </w:rPr>
              <w:t xml:space="preserve">FR-1 tới FR-10</w:t>
            </w:r>
          </w:p>
        </w:tc>
        <w:tc>
          <w:tcPr/>
          <w:p>
            <w:pPr>
              <w:pStyle w:val="Compact"/>
              <w:spacing w:line="240" w:lineRule="auto" w:after="0"/>
              <w:jc w:val="left"/>
            </w:pPr>
            <w:r>
              <w:rPr>
                <w:rFonts w:ascii="Times New Roman" w:hAnsi="Times New Roman" w:eastAsia="Times New Roman" w:cs="Times New Roman"/>
                <w:sz w:val="22"/>
              </w:rPr>
              <w:t xml:space="preserve">Nhóm yêu cầu chức năng</w:t>
            </w:r>
          </w:p>
        </w:tc>
        <w:tc>
          <w:tcPr/>
          <w:p>
            <w:pPr>
              <w:pStyle w:val="Compact"/>
              <w:spacing w:line="240" w:lineRule="auto" w:after="0"/>
              <w:jc w:val="left"/>
            </w:pPr>
            <w:r>
              <w:rPr>
                <w:rFonts w:ascii="Times New Roman" w:hAnsi="Times New Roman" w:eastAsia="Times New Roman" w:cs="Times New Roman"/>
                <w:sz w:val="22"/>
              </w:rPr>
              <w:t xml:space="preserve">Hoàn thành</w:t>
            </w:r>
          </w:p>
        </w:tc>
        <w:tc>
          <w:tcPr/>
          <w:p>
            <w:pPr>
              <w:pStyle w:val="Compact"/>
              <w:spacing w:line="240" w:lineRule="auto" w:after="0"/>
              <w:jc w:val="left"/>
            </w:pPr>
            <w:r>
              <w:rPr>
                <w:rFonts w:ascii="Times New Roman" w:hAnsi="Times New Roman" w:eastAsia="Times New Roman" w:cs="Times New Roman"/>
                <w:sz w:val="22"/>
              </w:rPr>
              <w:t xml:space="preserve">Đã cài đặt và chạy được toàn bộ</w:t>
            </w:r>
          </w:p>
        </w:tc>
        <w:tc>
          <w:tcPr/>
          <w:p>
            <w:pPr>
              <w:pStyle w:val="Compact"/>
              <w:spacing w:line="240" w:lineRule="auto" w:after="0"/>
              <w:jc w:val="left"/>
            </w:pPr>
            <w:r>
              <w:rPr>
                <w:rFonts w:ascii="Times New Roman" w:hAnsi="Times New Roman" w:eastAsia="Times New Roman" w:cs="Times New Roman"/>
                <w:sz w:val="22"/>
              </w:rPr>
              <w:t xml:space="preserve">Đạt</w:t>
            </w:r>
          </w:p>
        </w:tc>
      </w:tr>
    </w:tbl>
    <w:p>
      <w:pPr>
        <w:pStyle w:val="BodyText"/>
        <w:spacing w:line="360" w:lineRule="auto" w:after="0"/>
        <w:ind w:firstLine="567"/>
        <w:jc w:val="both"/>
      </w:pPr>
      <w:r>
        <w:rPr>
          <w:rFonts w:ascii="Times New Roman" w:hAnsi="Times New Roman" w:eastAsia="Times New Roman" w:cs="Times New Roman"/>
          <w:sz w:val="26"/>
        </w:rPr>
        <w:t xml:space="preserve">Chỉ tiêu NFR-7 không đạt: mục tiêu đặt ra cải thiện mAP trên 5%, kết quả đo được 2,7 điểm phần trăm. </w:t>
      </w:r>
      <w:del w:id="1047" w:author="AI Reviewer" w:date="2026-09-24T09:18:14Z">
        <w:r>
          <w:rPr>
            <w:rFonts w:ascii="Times New Roman" w:hAnsi="Times New Roman" w:eastAsia="Times New Roman" w:cs="Times New Roman"/>
            <w:sz w:val="26"/>
          </w:rPr>
          <w:delText xml:space="preserve">Nhóm giữ nguyên số liệu thay vì diễn giải lại theo hướng có lợi. Nguyên nhân</w:delText>
        </w:r>
      </w:del>
      <w:ins w:id="1048" w:author="AI Reviewer" w:date="2026-09-24T09:18:14Z">
        <w:r>
          <w:rPr>
            <w:rFonts w:ascii="Times New Roman" w:hAnsi="Times New Roman" w:eastAsia="Times New Roman" w:cs="Times New Roman"/>
            <w:sz w:val="26"/>
          </w:rPr>
          <w:t xml:space="preserve">Nguyên nhân</w:t>
        </w:r>
      </w:ins>
      <w:r>
        <w:rPr>
          <w:rFonts w:ascii="Times New Roman" w:hAnsi="Times New Roman" w:eastAsia="Times New Roman" w:cs="Times New Roman"/>
          <w:sz w:val="26"/>
        </w:rPr>
        <w:t xml:space="preserve"> được phân tích ở mục tiếp theo và là căn cứ cho các đề xuất ở Chương 5.</w:t>
      </w:r>
    </w:p>
    <w:bookmarkEnd w:id="85"/>
    <w:bookmarkStart w:id="86" w:name="hạn-chế-quan-sát-được-trên-ảnh-sinh-ra"/>
    <w:p>
      <w:pPr>
        <w:pStyle w:val="Heading2"/>
      </w:pPr>
      <w:r>
        <w:t xml:space="preserve">4.7. Hạn chế quan sát được trên ảnh sinh ra</w:t>
      </w:r>
    </w:p>
    <w:p>
      <w:pPr>
        <w:pStyle w:val="FirstParagraph"/>
        <w:spacing w:line="360" w:lineRule="auto" w:after="0"/>
        <w:ind w:firstLine="567"/>
        <w:jc w:val="both"/>
      </w:pPr>
      <w:r>
        <w:rPr>
          <w:rFonts w:ascii="Times New Roman" w:hAnsi="Times New Roman" w:eastAsia="Times New Roman" w:cs="Times New Roman"/>
          <w:sz w:val="26"/>
        </w:rPr>
        <w:t xml:space="preserve">Phân tích mã nguồn và kiểm tra ảnh mẫu cho thấy bảy hạn chế. </w:t>
      </w:r>
      <w:del w:id="1049" w:author="AI Reviewer" w:date="2026-09-24T09:18:14Z">
        <w:r>
          <w:rPr>
            <w:rFonts w:ascii="Times New Roman" w:hAnsi="Times New Roman" w:eastAsia="Times New Roman" w:cs="Times New Roman"/>
            <w:sz w:val="26"/>
          </w:rPr>
          <w:delText xml:space="preserve">Đây là phần quan trọng nhất của chương, vì nó giải thích vì sao chỉ tiêu mAP chưa đạt.</w:delText>
        </w:r>
      </w:del>
      <w:ins w:id="1050" w:author="AI Reviewer" w:date="2026-09-24T09:18:14Z">
        <w:r>
          <w:rPr>
            <w:rFonts w:ascii="Times New Roman" w:hAnsi="Times New Roman" w:eastAsia="Times New Roman" w:cs="Times New Roman"/>
            <w:sz w:val="26"/>
          </w:rPr>
          <w:t xml:space="preserve">Các hạn chế này giải thích vì sao chỉ tiêu mAP chưa đạt.</w:t>
        </w:r>
      </w:ins>
    </w:p>
    <w:p>
      <w:pPr>
        <w:pStyle w:val="BodyText"/>
        <w:spacing w:line="360" w:lineRule="auto" w:after="0"/>
        <w:ind w:firstLine="567"/>
        <w:jc w:val="both"/>
      </w:pPr>
      <w:r>
        <w:rPr>
          <w:bCs/>
          <w:rFonts w:ascii="Times New Roman" w:hAnsi="Times New Roman" w:eastAsia="Times New Roman" w:cs="Times New Roman"/>
          <w:b/>
          <w:sz w:val="26"/>
        </w:rPr>
        <w:t xml:space="preserve">Hạn chế thứ nhất, và là hạn chế gốc: bước hậu xử lý đã vô hiệu hoá mô hình khuếch tán.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Như trình bày ở mục 3.5.3, hàm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apply_dark_defect_convention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thay cứng mọi pixel ngoài mặt nạ chú thích bằng pixel ảnh nền gốc, rồi nhân cường độ trong lòng khuyết tật với một hệ số cố định. Ảnh cuối cùng do đó xấp xỉ bằng ảnh nền gốc cộng với hình dạng mặt nạ đã được làm tối. Phần lớn kết cấu mà Stable Diffusion và LoRA sinh ra bị ghi đè. Diện mạo khuyết tật trên ảnh cuối do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mặt nạ thủ tục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quyết định, không phải do quá trình khuếch tán. </w:t>
      </w:r>
      <w:del w:id="1051" w:author="AI Reviewer" w:date="2026-09-24T09:18:14Z">
        <w:r>
          <w:rPr>
            <w:rFonts w:ascii="Times New Roman" w:hAnsi="Times New Roman" w:eastAsia="Times New Roman" w:cs="Times New Roman"/>
            <w:sz w:val="26"/>
          </w:rPr>
          <w:delText xml:space="preserve">Đây cũng là lý do khác biệt giữa bản có và không có ControlNet nhỏ tới mức khó phân biệt bằng mắt ở Hình 4.1 và Hình 4.2:</w:delText>
        </w:r>
      </w:del>
      <w:ins w:id="1052" w:author="AI Reviewer" w:date="2026-09-24T09:18:14Z">
        <w:r>
          <w:rPr>
            <w:rFonts w:ascii="Times New Roman" w:hAnsi="Times New Roman" w:eastAsia="Times New Roman" w:cs="Times New Roman"/>
            <w:sz w:val="26"/>
          </w:rPr>
          <w:t xml:space="preserve">Đây cũng là lý do Hình 4.1 và Hình 4.2 khác nhau ít tới mức khó phân biệt bằng mắt:</w:t>
        </w:r>
      </w:ins>
      <w:r>
        <w:rPr>
          <w:rFonts w:ascii="Times New Roman" w:hAnsi="Times New Roman" w:eastAsia="Times New Roman" w:cs="Times New Roman"/>
          <w:sz w:val="26"/>
        </w:rPr>
        <w:t xml:space="preserve"> ControlNet ảnh hưởng tới nội dung mà bước 7 xoá đi.</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hai: biên cứng, không có bán dạ.</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Mặt nạ nhị phân cho biên khuyết tật sắc nét, trong khi mọi khuyết tật trên phim thật đều có vùng chuyển tiếp do bán dạ hình học và hàm truyền điều biến của bộ thu (mục 2.2). Mạng phát hiện có thể học chính đặc </w:t>
      </w:r>
      <w:del w:id="1073" w:author="AI Reviewer" w:date="2026-09-24T09:18:14Z">
        <w:r>
          <w:rPr>
            <w:rFonts w:ascii="Times New Roman" w:hAnsi="Times New Roman" w:eastAsia="Times New Roman" w:cs="Times New Roman"/>
            <w:sz w:val="26"/>
          </w:rPr>
          <w:delText xml:space="preserve">điểm “biên</w:delText>
        </w:r>
      </w:del>
      <w:ins w:id="1074" w:author="AI Reviewer" w:date="2026-09-24T09:18:14Z">
        <w:r>
          <w:rPr>
            <w:rFonts w:ascii="Times New Roman" w:hAnsi="Times New Roman" w:eastAsia="Times New Roman" w:cs="Times New Roman"/>
            <w:sz w:val="26"/>
          </w:rPr>
          <w:t xml:space="preserve">điểm "biên</w:t>
        </w:r>
      </w:ins>
      <w:r>
        <w:rPr>
          <w:rFonts w:ascii="Times New Roman" w:hAnsi="Times New Roman" w:eastAsia="Times New Roman" w:cs="Times New Roman"/>
          <w:sz w:val="26"/>
        </w:rPr>
        <w:t xml:space="preserve"> quá </w:t>
      </w:r>
      <w:del w:id="1075" w:author="AI Reviewer" w:date="2026-09-24T09:18:14Z">
        <w:r>
          <w:rPr>
            <w:rFonts w:ascii="Times New Roman" w:hAnsi="Times New Roman" w:eastAsia="Times New Roman" w:cs="Times New Roman"/>
            <w:sz w:val="26"/>
          </w:rPr>
          <w:delText xml:space="preserve">sắc” này</w:delText>
        </w:r>
      </w:del>
      <w:ins w:id="1076" w:author="AI Reviewer" w:date="2026-09-24T09:18:14Z">
        <w:r>
          <w:rPr>
            <w:rFonts w:ascii="Times New Roman" w:hAnsi="Times New Roman" w:eastAsia="Times New Roman" w:cs="Times New Roman"/>
            <w:sz w:val="26"/>
          </w:rPr>
          <w:t xml:space="preserve">sắc" này</w:t>
        </w:r>
      </w:ins>
      <w:r>
        <w:rPr>
          <w:rFonts w:ascii="Times New Roman" w:hAnsi="Times New Roman" w:eastAsia="Times New Roman" w:cs="Times New Roman"/>
          <w:sz w:val="26"/>
        </w:rPr>
        <w:t xml:space="preserve"> làm dấu hiệu nhận biết ảnh giả, và đó là </w:t>
      </w:r>
      <w:del w:id="1053" w:author="AI Reviewer" w:date="2026-09-24T09:18:14Z">
        <w:r>
          <w:rPr>
            <w:rFonts w:ascii="Times New Roman" w:hAnsi="Times New Roman" w:eastAsia="Times New Roman" w:cs="Times New Roman"/>
            <w:sz w:val="26"/>
          </w:rPr>
          <w:delText xml:space="preserve">một cách giải thích cho việc mAP tụt mạnh khi huấn luyện</w:delText>
        </w:r>
      </w:del>
      <w:ins w:id="1054" w:author="AI Reviewer" w:date="2026-09-24T09:18:14Z">
        <w:r>
          <w:rPr>
            <w:rFonts w:ascii="Times New Roman" w:hAnsi="Times New Roman" w:eastAsia="Times New Roman" w:cs="Times New Roman"/>
            <w:sz w:val="26"/>
          </w:rPr>
          <w:t xml:space="preserve">một cách giải thích cho mức tụt mAP khi huấn luyện</w:t>
        </w:r>
      </w:ins>
      <w:r>
        <w:rPr>
          <w:rFonts w:ascii="Times New Roman" w:hAnsi="Times New Roman" w:eastAsia="Times New Roman" w:cs="Times New Roman"/>
          <w:sz w:val="26"/>
        </w:rPr>
        <w:t xml:space="preserve"> chỉ bằng ảnh tổng hợp.</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ba: hạt nhiễu không liên tục qua biên.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Lòng khuyết tật mịn hơn vùng xung quanh vì được tạo bằng cách nhân hệ số chứ không tái tạo nhiễu lượng tử. Trên ảnh thật, hạt nhiễu chạy liên tục qua biên khuyết tật.</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tư: mật độ phẳng.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Nhân một hệ số cố định cho toàn bộ vùng khuyết tật tạo ra vùng tối đều, trong khi khuyết tật thật có gradient độ tối theo profile chiều dày: sâu nhất ở giữa, nông dần ra biên.</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năm: sai quy ước ở một số lớp.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Trên ảnh mẫu, lớp không thấu hiện thành dải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sáng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thay vì tối, ngược quy ước ảnh chụp phóng xạ. Lớp lẫn xỉ kim loại hiện thành đa giác trắng đặc phẳng thay vì vùng sáng có hạt. Hai lỗi này dạy mô hình phát hiện đặc điểm sai.</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sáu: nhãn lấy từ mặt nạ đầu vào, không đo từ khuyết tật thực sinh ra.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mô hình vẽ khuyết tật lệch khỏi mặt nạ hoặc vẽ hỏng, nhãn vẫn ghi theo mặt nạ ban đầu. Ảnh có nhãn sai vẫn lọt vào tập huấn luyện.</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bảy: không sinh được ảnh âm tính khó.</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Mỗi ảnh có đúng một khuyết tật; hệ thống không sinh ảnh sạch chứa cấu trúc dễ nhầm với khuyết tật (vân mối hàn, ranh giới vật liệu, vết xước phim). Mô hình huấn luyện trên tập mà ảnh nào cũng có khuyết tật dễ báo nhầm trên vùng nền sạch khi chạy trên phim thật.</w:t>
      </w:r>
    </w:p>
    <w:p>
      <w:pPr>
        <w:pStyle w:val="BodyText"/>
        <w:spacing w:line="360" w:lineRule="auto" w:after="0"/>
        <w:ind w:firstLine="567"/>
        <w:jc w:val="both"/>
      </w:pPr>
      <w:r>
        <w:rPr>
          <w:rFonts w:ascii="Times New Roman" w:hAnsi="Times New Roman" w:eastAsia="Times New Roman" w:cs="Times New Roman"/>
          <w:sz w:val="26"/>
        </w:rPr>
        <w:t xml:space="preserve">Ngoài bảy hạn chế về chất lượng ảnh, hệ thống còn một số khoản nợ kỹ thuật: hai bản của tệp quản lý worker sinh mặt nạ cùng tồn tại với tên gọi khác nhau; bộ đệm mặt nạ sinh trước đã bị bỏ qua khi chuyển sang sinh mặt nạ trực tiếp trong vòng lặp, nhưng mã vẫn còn; và sáu tệp cấu hình lô rời rạc chưa được gộp.</w:t>
      </w:r>
    </w:p>
    <w:p>
      <w:r>
        <w:br w:type="page"/>
      </w:r>
    </w:p>
    <w:bookmarkEnd w:id="86"/>
    <w:bookmarkEnd w:id="87"/>
    <w:bookmarkStart w:id="91" w:name="chương-5.-kết-luận-và-hướng-phát-triển"/>
    <w:p>
      <w:pPr>
        <w:pStyle w:val="Heading1"/>
      </w:pPr>
      <w:r>
        <w:t xml:space="preserve">Chương 5. KẾT LUẬN VÀ HƯỚNG PHÁT TRIỂN</w:t>
      </w:r>
    </w:p>
    <w:bookmarkStart w:id="88" w:name="kết-luận"/>
    <w:p>
      <w:pPr>
        <w:pStyle w:val="Heading2"/>
      </w:pPr>
      <w:r>
        <w:t xml:space="preserve">5.1. Kết luận</w:t>
      </w:r>
    </w:p>
    <w:p>
      <w:pPr>
        <w:pStyle w:val="FirstParagraph"/>
        <w:spacing w:line="360" w:lineRule="auto" w:after="0"/>
        <w:ind w:firstLine="567"/>
        <w:jc w:val="both"/>
      </w:pPr>
      <w:r>
        <w:rPr>
          <w:rFonts w:ascii="Times New Roman" w:hAnsi="Times New Roman" w:eastAsia="Times New Roman" w:cs="Times New Roman"/>
          <w:sz w:val="26"/>
        </w:rPr>
        <w:t xml:space="preserve">Đồ án đã xây dựng The Data Mint, một quy trình khép kín sinh ảnh X-quang mối hàn tổng hợp có chú thích tự động, chạy được trên phần cứng một card đồ hoạ.</w:t>
      </w:r>
    </w:p>
    <w:p>
      <w:pPr>
        <w:pStyle w:val="BodyText"/>
        <w:spacing w:line="360" w:lineRule="auto" w:after="0"/>
        <w:ind w:firstLine="567"/>
        <w:jc w:val="both"/>
      </w:pPr>
      <w:r>
        <w:rPr>
          <w:bCs/>
          <w:rFonts w:ascii="Times New Roman" w:hAnsi="Times New Roman" w:eastAsia="Times New Roman" w:cs="Times New Roman"/>
          <w:b/>
          <w:sz w:val="26"/>
        </w:rPr>
        <w:t xml:space="preserve">Về mặt hệ thống</w:t>
      </w:r>
      <w:r>
        <w:rPr>
          <w:rFonts w:ascii="Times New Roman" w:hAnsi="Times New Roman" w:eastAsia="Times New Roman" w:cs="Times New Roman"/>
          <w:sz w:val="26"/>
        </w:rPr>
        <w:t xml:space="preserve">, chín giai đoạn từ tiền xử lý dữ liệu tới xác thực xuôi dòng đều đã cài đặt và chạy được, tổng cộng 18.158 dòng mã Python chia theo mười một mô-đun. Hệ thống sinh được mười hai lớp khuyết tật với thông lượng 1.097 ảnh mỗi giờ, tương đương 20.000 ảnh trong 18 giờ, có điểm kiểm tra mỗi 100 ảnh, thử lại tự động ba lần và giám sát nhiệt GPU, nên chịu được các phiên sản xuất kéo dài nhiều ngày. </w:t>
      </w:r>
      <w:del w:id="1057" w:author="AI Reviewer" w:date="2026-09-24T09:18:14Z">
        <w:r>
          <w:rPr>
            <w:rFonts w:ascii="Times New Roman" w:hAnsi="Times New Roman" w:eastAsia="Times New Roman" w:cs="Times New Roman"/>
            <w:sz w:val="26"/>
          </w:rPr>
          <w:delText xml:space="preserve">Toàn bộ được đóng gói sau một giao diện một nút bấm, đưa quy trình</w:delText>
        </w:r>
      </w:del>
      <w:ins w:id="1058" w:author="AI Reviewer" w:date="2026-09-24T09:18:14Z">
        <w:r>
          <w:rPr>
            <w:rFonts w:ascii="Times New Roman" w:hAnsi="Times New Roman" w:eastAsia="Times New Roman" w:cs="Times New Roman"/>
            <w:sz w:val="26"/>
          </w:rPr>
          <w:t xml:space="preserve">Toàn bộ nằm sau giao diện một nút bấm, đưa quy trình</w:t>
        </w:r>
      </w:ins>
      <w:r>
        <w:rPr>
          <w:rFonts w:ascii="Times New Roman" w:hAnsi="Times New Roman" w:eastAsia="Times New Roman" w:cs="Times New Roman"/>
          <w:sz w:val="26"/>
        </w:rPr>
        <w:t xml:space="preserve"> từ mức kịch bản nghiên cứu lên mức công cụ vận hành được.</w:t>
      </w:r>
    </w:p>
    <w:p>
      <w:pPr>
        <w:pStyle w:val="BodyText"/>
        <w:spacing w:line="360" w:lineRule="auto" w:after="0"/>
        <w:ind w:firstLine="567"/>
        <w:jc w:val="both"/>
      </w:pPr>
      <w:r>
        <w:rPr>
          <w:bCs/>
          <w:rFonts w:ascii="Times New Roman" w:hAnsi="Times New Roman" w:eastAsia="Times New Roman" w:cs="Times New Roman"/>
          <w:b/>
          <w:sz w:val="26"/>
        </w:rPr>
        <w:t xml:space="preserve">Về mặt chú thích</w:t>
      </w:r>
      <w:r>
        <w:rPr>
          <w:rFonts w:ascii="Times New Roman" w:hAnsi="Times New Roman" w:eastAsia="Times New Roman" w:cs="Times New Roman"/>
          <w:sz w:val="26"/>
        </w:rPr>
        <w:t xml:space="preserve">, </w:t>
      </w:r>
      <w:del w:id="1133" w:author="AI Reviewer" w:date="2026-09-24T09:18:14Z">
        <w:r>
          <w:rPr>
            <w:rFonts w:ascii="Times New Roman" w:hAnsi="Times New Roman" w:eastAsia="Times New Roman" w:cs="Times New Roman"/>
            <w:sz w:val="26"/>
          </w:rPr>
          <w:delText xml:space="preserve">hướng tiếp cận “sinh ảnh theo nhãn đã biết trước” đã chứng minh giá trị</w:delText>
        </w:r>
      </w:del>
      <w:ins w:id="1134" w:author="AI Reviewer" w:date="2026-09-24T09:18:14Z">
        <w:r>
          <w:rPr>
            <w:rFonts w:ascii="Times New Roman" w:hAnsi="Times New Roman" w:eastAsia="Times New Roman" w:cs="Times New Roman"/>
            <w:sz w:val="26"/>
          </w:rPr>
          <w:t xml:space="preserve">cách làm "sinh ảnh theo nhãn đã biết trước" cho kết quả dùng được</w:t>
        </w:r>
      </w:ins>
      <w:r>
        <w:rPr>
          <w:rFonts w:ascii="Times New Roman" w:hAnsi="Times New Roman" w:eastAsia="Times New Roman" w:cs="Times New Roman"/>
          <w:sz w:val="26"/>
        </w:rPr>
        <w:t xml:space="preserve">. Mặt nạ do hệ thống sinh ra vừa là điều kiện đầu vào cho mô hình khuếch tán vừa là dữ liệu tham chiếu để xuất COCO và YOLO, </w:t>
      </w:r>
      <w:del w:id="1059" w:author="AI Reviewer" w:date="2026-09-24T09:18:14Z">
        <w:r>
          <w:rPr>
            <w:rFonts w:ascii="Times New Roman" w:hAnsi="Times New Roman" w:eastAsia="Times New Roman" w:cs="Times New Roman"/>
            <w:sz w:val="26"/>
          </w:rPr>
          <w:delText xml:space="preserve">nên toàn bộ khâu gán nhãn thủ công bị loại bỏ</w:delText>
        </w:r>
      </w:del>
      <w:ins w:id="1060" w:author="AI Reviewer" w:date="2026-09-24T09:18:14Z">
        <w:r>
          <w:rPr>
            <w:rFonts w:ascii="Times New Roman" w:hAnsi="Times New Roman" w:eastAsia="Times New Roman" w:cs="Times New Roman"/>
            <w:sz w:val="26"/>
          </w:rPr>
          <w:t xml:space="preserve">nên không còn khâu gán nhãn thủ công</w:t>
        </w:r>
      </w:ins>
      <w:r>
        <w:rPr>
          <w:rFonts w:ascii="Times New Roman" w:hAnsi="Times New Roman" w:eastAsia="Times New Roman" w:cs="Times New Roman"/>
          <w:sz w:val="26"/>
        </w:rPr>
        <w:t xml:space="preserve">. Mọi ảnh đều tái lập được nhờ lưu hạt giống và đường dẫn ảnh nền trong siêu dữ liệu.</w:t>
      </w:r>
    </w:p>
    <w:p>
      <w:pPr>
        <w:pStyle w:val="BodyText"/>
        <w:spacing w:line="360" w:lineRule="auto" w:after="0"/>
        <w:ind w:firstLine="567"/>
        <w:jc w:val="both"/>
      </w:pPr>
      <w:r>
        <w:rPr>
          <w:bCs/>
          <w:rFonts w:ascii="Times New Roman" w:hAnsi="Times New Roman" w:eastAsia="Times New Roman" w:cs="Times New Roman"/>
          <w:b/>
          <w:sz w:val="26"/>
        </w:rPr>
        <w:t xml:space="preserve">Về mặt chất lượng ảnh</w:t>
      </w:r>
      <w:r>
        <w:rPr>
          <w:rFonts w:ascii="Times New Roman" w:hAnsi="Times New Roman" w:eastAsia="Times New Roman" w:cs="Times New Roman"/>
          <w:sz w:val="26"/>
        </w:rPr>
        <w:t xml:space="preserve">, kết quả có hai mặt. SSIM bảo toàn nền đạt 0,976 xác nhận hệ thống chỉ can thiệp đúng vùng khuyết tật. Nhưng FID trong dải 198 tới 215 và mức tụt 10,2 điểm phần trăm mAP khi huấn luyện chỉ bằng ảnh tổng hợp cho thấy khoảng cách miền giữa ảnh sinh và ảnh thật còn lớn.</w:t>
      </w:r>
    </w:p>
    <w:p>
      <w:pPr>
        <w:pStyle w:val="BodyText"/>
        <w:spacing w:line="360" w:lineRule="auto" w:after="0"/>
        <w:ind w:firstLine="567"/>
        <w:jc w:val="both"/>
      </w:pPr>
      <w:r>
        <w:rPr>
          <w:bCs/>
          <w:rFonts w:ascii="Times New Roman" w:hAnsi="Times New Roman" w:eastAsia="Times New Roman" w:cs="Times New Roman"/>
          <w:b/>
          <w:sz w:val="26"/>
        </w:rPr>
        <w:t xml:space="preserve">Về mặt hiệu quả xuôi dòng</w:t>
      </w:r>
      <w:r>
        <w:rPr>
          <w:rFonts w:ascii="Times New Roman" w:hAnsi="Times New Roman" w:eastAsia="Times New Roman" w:cs="Times New Roman"/>
          <w:sz w:val="26"/>
        </w:rPr>
        <w:t xml:space="preserve">, trộn 20% ảnh tổng hợp nâng mAP@0,5 của YOLOv8 từ 68,5% lên 71,2% khi đo trên tập kiểm tra giữ nguyên ảnh thật. Mức cải thiện 2,7 điểm phần trăm là thật nhưng chưa đạt chỉ tiêu 5% đặt ra ban đầu.</w:t>
      </w:r>
    </w:p>
    <w:p>
      <w:pPr>
        <w:pStyle w:val="BodyText"/>
        <w:spacing w:line="360" w:lineRule="auto" w:after="0"/>
        <w:ind w:firstLine="567"/>
        <w:jc w:val="both"/>
      </w:pPr>
      <w:r>
        <w:rPr>
          <w:bCs/>
          <w:rFonts w:ascii="Times New Roman" w:hAnsi="Times New Roman" w:eastAsia="Times New Roman" w:cs="Times New Roman"/>
          <w:b/>
          <w:sz w:val="26"/>
        </w:rPr>
        <w:t xml:space="preserve">Về thực nghiệm so sánh mô hình nền</w:t>
      </w:r>
      <w:r>
        <w:rPr>
          <w:rFonts w:ascii="Times New Roman" w:hAnsi="Times New Roman" w:eastAsia="Times New Roman" w:cs="Times New Roman"/>
          <w:sz w:val="26"/>
        </w:rPr>
        <w:t xml:space="preserve">, Stable Diffusion 1.5 gốc đứng đầu theo điểm tổng hợp. Giả thiết rằng các biến thể chuyên ảnh X-quang y tế sẽ có lợi thế không được dữ liệu ủng hộ.</w:t>
      </w:r>
    </w:p>
    <w:p>
      <w:pPr>
        <w:pStyle w:val="BodyText"/>
        <w:spacing w:line="360" w:lineRule="auto" w:after="0"/>
        <w:ind w:firstLine="567"/>
        <w:jc w:val="both"/>
      </w:pPr>
      <w:r>
        <w:rPr>
          <w:bCs/>
          <w:rFonts w:ascii="Times New Roman" w:hAnsi="Times New Roman" w:eastAsia="Times New Roman" w:cs="Times New Roman"/>
          <w:b/>
          <w:sz w:val="26"/>
        </w:rPr>
        <w:t xml:space="preserve">Đóng góp chính của đồ án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nằm ở hai điểm. Thứ nhất, một quy trình sản xuất hoàn chỉnh và tái lập được, khác với các công trình trình diễn vài trăm ảnh. Thứ hai, và quan trọng hơn về mặt phương pháp, việc đo hiệu quả bằng mAP trên tập kiểm tra ảnh thật đã phơi bày một kết luận mà các chỉ số ảnh đơn thuần không cho thấy: hệ thống hiện kiểm soát tốt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hình thái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khuyết tật nhưng chưa tái tạo được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vật lý ảnh</w:t>
      </w:r>
      <w:r>
        <w:rPr>
          <w:rFonts w:ascii="Times New Roman" w:hAnsi="Times New Roman" w:eastAsia="Times New Roman" w:cs="Times New Roman"/>
          <w:sz w:val="26"/>
        </w:rPr>
        <w:t xml:space="preserve">, và chính bước hậu xử lý được thêm vào để che một lỗi hiển thị đã vô hiệu hoá phần lớn năng lực của mô hình khuếch tán.</w:t>
      </w:r>
    </w:p>
    <w:bookmarkEnd w:id="88"/>
    <w:bookmarkStart w:id="89" w:name="hạn-chế-của-đồ-án"/>
    <w:p>
      <w:pPr>
        <w:pStyle w:val="Heading2"/>
      </w:pPr>
      <w:r>
        <w:t xml:space="preserve">5.2. Hạn chế của đồ án</w:t>
      </w:r>
    </w:p>
    <w:p>
      <w:pPr>
        <w:pStyle w:val="FirstParagraph"/>
        <w:spacing w:line="360" w:lineRule="auto" w:after="0"/>
        <w:ind w:firstLine="567"/>
        <w:jc w:val="both"/>
      </w:pPr>
      <w:r>
        <w:rPr>
          <w:bCs/>
          <w:rFonts w:ascii="Times New Roman" w:hAnsi="Times New Roman" w:eastAsia="Times New Roman" w:cs="Times New Roman"/>
          <w:b/>
          <w:sz w:val="26"/>
        </w:rPr>
        <w:t xml:space="preserve">Về phạm vi dữ liệu</w:t>
      </w:r>
      <w:r>
        <w:rPr>
          <w:rFonts w:ascii="Times New Roman" w:hAnsi="Times New Roman" w:eastAsia="Times New Roman" w:cs="Times New Roman"/>
          <w:sz w:val="26"/>
        </w:rPr>
        <w:t xml:space="preserve">: toàn bộ thực nghiệm dựa trên một bộ dữ liệu duy nhất là GDXray W0003, với 73 phim thật. Kết quả chưa kiểm chứng trên phim của thiết bị chụp khác, vật liệu khác hoặc chiều dày khác.</w:t>
      </w:r>
    </w:p>
    <w:p>
      <w:pPr>
        <w:pStyle w:val="BodyText"/>
        <w:spacing w:line="360" w:lineRule="auto" w:after="0"/>
        <w:ind w:firstLine="567"/>
        <w:jc w:val="both"/>
      </w:pPr>
      <w:r>
        <w:rPr>
          <w:bCs/>
          <w:rFonts w:ascii="Times New Roman" w:hAnsi="Times New Roman" w:eastAsia="Times New Roman" w:cs="Times New Roman"/>
          <w:b/>
          <w:sz w:val="26"/>
        </w:rPr>
        <w:t xml:space="preserve">Về quy mô thực nghiệm so sánh mô hình nền</w:t>
      </w:r>
      <w:r>
        <w:rPr>
          <w:rFonts w:ascii="Times New Roman" w:hAnsi="Times New Roman" w:eastAsia="Times New Roman" w:cs="Times New Roman"/>
          <w:sz w:val="26"/>
        </w:rPr>
        <w:t xml:space="preserve">: chỉ chạy trên lớp nứt với 100 ảnh mỗi mô hình. Với số ảnh thật hạn chế, giá trị FID nhiễu mạnh và kết luận xếp hạng chỉ nên coi là chỉ dẫn, chưa phải bằng chứng chắc chắn.</w:t>
      </w:r>
    </w:p>
    <w:p>
      <w:pPr>
        <w:pStyle w:val="BodyText"/>
        <w:spacing w:line="360" w:lineRule="auto" w:after="0"/>
        <w:ind w:firstLine="567"/>
        <w:jc w:val="both"/>
      </w:pPr>
      <w:r>
        <w:rPr>
          <w:bCs/>
          <w:rFonts w:ascii="Times New Roman" w:hAnsi="Times New Roman" w:eastAsia="Times New Roman" w:cs="Times New Roman"/>
          <w:b/>
          <w:sz w:val="26"/>
        </w:rPr>
        <w:t xml:space="preserve">Về thiết kế sinh ảnh</w:t>
      </w:r>
      <w:r>
        <w:rPr>
          <w:rFonts w:ascii="Times New Roman" w:hAnsi="Times New Roman" w:eastAsia="Times New Roman" w:cs="Times New Roman"/>
          <w:sz w:val="26"/>
        </w:rPr>
        <w:t xml:space="preserve">: mỗi ảnh chứa đúng một khuyết tật, khung ảnh cố định 512 × 512, và không có ảnh âm tính. Ba điểm này làm phân bố ảnh tổng hợp lệch khỏi phân bố phim thật, vốn có 1 tới 24 khuyết tật mỗi phim trên khung khoảng 4990 × 1300 px và phần lớn diện tích là nền sạch.</w:t>
      </w:r>
    </w:p>
    <w:p>
      <w:pPr>
        <w:pStyle w:val="BodyText"/>
        <w:spacing w:line="360" w:lineRule="auto" w:after="0"/>
        <w:ind w:firstLine="567"/>
        <w:jc w:val="both"/>
      </w:pPr>
      <w:r>
        <w:rPr>
          <w:bCs/>
          <w:rFonts w:ascii="Times New Roman" w:hAnsi="Times New Roman" w:eastAsia="Times New Roman" w:cs="Times New Roman"/>
          <w:b/>
          <w:sz w:val="26"/>
        </w:rPr>
        <w:t xml:space="preserve">Về kiểm định</w:t>
      </w:r>
      <w:r>
        <w:rPr>
          <w:rFonts w:ascii="Times New Roman" w:hAnsi="Times New Roman" w:eastAsia="Times New Roman" w:cs="Times New Roman"/>
          <w:sz w:val="26"/>
        </w:rPr>
        <w:t xml:space="preserve">: các chỉ số FID và SSIM so với ảnh thật chạy hậu kỳ chứ chưa nằm trong vòng lặp sản xuất, nên một lô kém chất lượng chỉ bị phát hiện sau khi đã sinh xong.</w:t>
      </w:r>
    </w:p>
    <w:p>
      <w:pPr>
        <w:pStyle w:val="BodyText"/>
        <w:spacing w:line="360" w:lineRule="auto" w:after="0"/>
        <w:ind w:firstLine="567"/>
        <w:jc w:val="both"/>
      </w:pPr>
      <w:r>
        <w:rPr>
          <w:bCs/>
          <w:rFonts w:ascii="Times New Roman" w:hAnsi="Times New Roman" w:eastAsia="Times New Roman" w:cs="Times New Roman"/>
          <w:b/>
          <w:sz w:val="26"/>
        </w:rPr>
        <w:t xml:space="preserve">Về xác thực xuôi dòng</w:t>
      </w:r>
      <w:r>
        <w:rPr>
          <w:rFonts w:ascii="Times New Roman" w:hAnsi="Times New Roman" w:eastAsia="Times New Roman" w:cs="Times New Roman"/>
          <w:sz w:val="26"/>
        </w:rPr>
        <w:t xml:space="preserve">: thực nghiệm YOLOv8 chạy trên tập thử quy mô nhỏ, mỗi cấu hình một lần, không lặp nhiều hạt giống nên chưa có khoảng tin cậy cho chênh lệch 2,7 điểm phần trăm.</w:t>
      </w:r>
    </w:p>
    <w:bookmarkEnd w:id="89"/>
    <w:bookmarkStart w:id="90" w:name="hướng-phát-triển"/>
    <w:p>
      <w:pPr>
        <w:pStyle w:val="Heading2"/>
      </w:pPr>
      <w:r>
        <w:t xml:space="preserve">5.3. Hướng phát triển</w:t>
      </w:r>
    </w:p>
    <w:p>
      <w:pPr>
        <w:pStyle w:val="FirstParagraph"/>
        <w:spacing w:line="360" w:lineRule="auto" w:after="0"/>
        <w:ind w:firstLine="567"/>
        <w:jc w:val="both"/>
      </w:pPr>
      <w:r>
        <w:rPr>
          <w:rFonts w:ascii="Times New Roman" w:hAnsi="Times New Roman" w:eastAsia="Times New Roman" w:cs="Times New Roman"/>
          <w:sz w:val="26"/>
        </w:rPr>
        <w:t xml:space="preserve">Nhóm đã lập đặc tả nâng cấp cho phiên bản kế tiếp, gồm sáu nhóm thay đổi xếp theo thứ tự đòn bẩy, mỗi nhóm gắn một cổng kiểm định định lượng. Nguyên tắc xuyên suốt: không nhóm nào được coi là hoàn thành nếu cổng kiểm tương ứng chưa đạt.</w:t>
      </w:r>
    </w:p>
    <w:p>
      <w:pPr>
        <w:pStyle w:val="BodyText"/>
        <w:spacing w:line="240" w:lineRule="auto"/>
        <w:jc w:val="left"/>
      </w:pPr>
      <w:r>
        <w:rPr>
          <w:bCs/>
          <w:rFonts w:ascii="Times New Roman" w:hAnsi="Times New Roman" w:eastAsia="Times New Roman" w:cs="Times New Roman"/>
          <w:b/>
          <w:sz w:val="24"/>
        </w:rPr>
        <w:t xml:space="preserve">Bảng 5.1: Sáu nhóm thay đổi đề xuất cho phiên bản kế tiếp và cổng kiểm tương ứng</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Mã</w:t>
            </w:r>
          </w:p>
        </w:tc>
        <w:tc>
          <w:tcPr/>
          <w:p>
            <w:pPr>
              <w:pStyle w:val="Compact"/>
              <w:spacing w:line="240" w:lineRule="auto" w:after="0"/>
              <w:jc w:val="left"/>
            </w:pPr>
            <w:r>
              <w:rPr>
                <w:rFonts w:ascii="Times New Roman" w:hAnsi="Times New Roman" w:eastAsia="Times New Roman" w:cs="Times New Roman"/>
                <w:sz w:val="22"/>
              </w:rPr>
              <w:t xml:space="preserve">Nội dung thay đổi</w:t>
            </w:r>
          </w:p>
        </w:tc>
        <w:tc>
          <w:tcPr/>
          <w:p>
            <w:pPr>
              <w:pStyle w:val="Compact"/>
              <w:spacing w:line="240" w:lineRule="auto" w:after="0"/>
              <w:jc w:val="left"/>
            </w:pPr>
            <w:r>
              <w:rPr>
                <w:rFonts w:ascii="Times New Roman" w:hAnsi="Times New Roman" w:eastAsia="Times New Roman" w:cs="Times New Roman"/>
                <w:sz w:val="22"/>
              </w:rPr>
              <w:t xml:space="preserve">Cổng kiểm</w:t>
            </w:r>
          </w:p>
        </w:tc>
        <w:tc>
          <w:tcPr/>
          <w:p>
            <w:pPr>
              <w:pStyle w:val="Compact"/>
              <w:spacing w:line="240" w:lineRule="auto" w:after="0"/>
              <w:jc w:val="left"/>
            </w:pPr>
            <w:r>
              <w:rPr>
                <w:rFonts w:ascii="Times New Roman" w:hAnsi="Times New Roman" w:eastAsia="Times New Roman" w:cs="Times New Roman"/>
                <w:sz w:val="22"/>
              </w:rPr>
              <w:t xml:space="preserve">Ngưỡng</w:t>
            </w:r>
          </w:p>
        </w:tc>
      </w:tr>
      <w:tr>
        <w:tc>
          <w:tcPr/>
          <w:p>
            <w:pPr>
              <w:pStyle w:val="Compact"/>
              <w:spacing w:line="240" w:lineRule="auto" w:after="0"/>
              <w:jc w:val="left"/>
            </w:pPr>
            <w:r>
              <w:rPr>
                <w:rFonts w:ascii="Times New Roman" w:hAnsi="Times New Roman" w:eastAsia="Times New Roman" w:cs="Times New Roman"/>
                <w:sz w:val="22"/>
              </w:rPr>
              <w:t xml:space="preserve">C1</w:t>
            </w:r>
          </w:p>
        </w:tc>
        <w:tc>
          <w:tcPr/>
          <w:p>
            <w:pPr>
              <w:pStyle w:val="Compact"/>
              <w:spacing w:line="240" w:lineRule="auto" w:after="0"/>
              <w:jc w:val="left"/>
            </w:pPr>
            <w:r>
              <w:rPr>
                <w:rFonts w:ascii="Times New Roman" w:hAnsi="Times New Roman" w:eastAsia="Times New Roman" w:cs="Times New Roman"/>
                <w:sz w:val="22"/>
              </w:rPr>
              <w:t xml:space="preserve">Khử quầng sáng từ gốc: thu hẹp giãn nở mặt nạ inpaint từ 21 xuống 9, dùng mặt nạ mềm có gradient thay mặt nạ nhị phân, giảm denoise từ 0,85–0,90 xuống 0,55–0,65, giảm độ mạnh ControlNet từ 0,8 xuống 0,6</w:t>
            </w:r>
          </w:p>
        </w:tc>
        <w:tc>
          <w:tcPr/>
          <w:p>
            <w:pPr>
              <w:pStyle w:val="Compact"/>
              <w:spacing w:line="240" w:lineRule="auto" w:after="0"/>
              <w:jc w:val="left"/>
            </w:pPr>
            <w:r>
              <w:rPr>
                <w:rFonts w:ascii="Times New Roman" w:hAnsi="Times New Roman" w:eastAsia="Times New Roman" w:cs="Times New Roman"/>
                <w:sz w:val="22"/>
              </w:rPr>
              <w:t xml:space="preserve">G3: cường độ trung bình ở vành đai giữa hai mặt nạ</w:t>
            </w:r>
          </w:p>
        </w:tc>
        <w:tc>
          <w:tcPr/>
          <w:p>
            <w:pPr>
              <w:pStyle w:val="Compact"/>
              <w:spacing w:line="240" w:lineRule="auto" w:after="0"/>
              <w:jc w:val="left"/>
            </w:pPr>
            <w:r>
              <w:rPr>
                <w:rFonts w:ascii="Times New Roman" w:hAnsi="Times New Roman" w:eastAsia="Times New Roman" w:cs="Times New Roman"/>
                <w:sz w:val="22"/>
              </w:rPr>
              <w:t xml:space="preserve">Giảm từ 70% trở lên</w:t>
            </w:r>
          </w:p>
        </w:tc>
      </w:tr>
      <w:tr>
        <w:tc>
          <w:tcPr/>
          <w:p>
            <w:pPr>
              <w:pStyle w:val="Compact"/>
              <w:spacing w:line="240" w:lineRule="auto" w:after="0"/>
              <w:jc w:val="left"/>
            </w:pPr>
            <w:r>
              <w:rPr>
                <w:rFonts w:ascii="Times New Roman" w:hAnsi="Times New Roman" w:eastAsia="Times New Roman" w:cs="Times New Roman"/>
                <w:sz w:val="22"/>
              </w:rPr>
              <w:t xml:space="preserve">C2</w:t>
            </w:r>
          </w:p>
        </w:tc>
        <w:tc>
          <w:tcPr/>
          <w:p>
            <w:pPr>
              <w:pStyle w:val="Compact"/>
              <w:spacing w:line="240" w:lineRule="auto" w:after="0"/>
              <w:jc w:val="left"/>
            </w:pPr>
            <w:r>
              <w:rPr>
                <w:rFonts w:ascii="Times New Roman" w:hAnsi="Times New Roman" w:eastAsia="Times New Roman" w:cs="Times New Roman"/>
                <w:sz w:val="22"/>
              </w:rPr>
              <w:t xml:space="preserve">Gỡ hoặc thay bước hậu xử lý sau khi C1 đạt: bỏ làm tối cưỡng bức, chỉ pha trộn mềm ở biên; nếu vẫn cần quy ước vùng tối thì hạ hệ số xuống 0,30 và bù nhiễu; sửa dấu quy ước cho lớp không thấu và lớp lẫn xỉ kim loại</w:t>
            </w:r>
          </w:p>
        </w:tc>
        <w:tc>
          <w:tcPr/>
          <w:p>
            <w:pPr>
              <w:pStyle w:val="Compact"/>
              <w:spacing w:line="240" w:lineRule="auto" w:after="0"/>
              <w:jc w:val="left"/>
            </w:pPr>
            <w:r>
              <w:rPr>
                <w:rFonts w:ascii="Times New Roman" w:hAnsi="Times New Roman" w:eastAsia="Times New Roman" w:cs="Times New Roman"/>
                <w:sz w:val="22"/>
              </w:rPr>
              <w:t xml:space="preserve">G6: dấu độ tối theo lớp</w:t>
            </w:r>
          </w:p>
        </w:tc>
        <w:tc>
          <w:tcPr/>
          <w:p>
            <w:pPr>
              <w:pStyle w:val="Compact"/>
              <w:spacing w:line="240" w:lineRule="auto" w:after="0"/>
              <w:jc w:val="left"/>
            </w:pPr>
            <w:r>
              <w:rPr>
                <w:rFonts w:ascii="Times New Roman" w:hAnsi="Times New Roman" w:eastAsia="Times New Roman" w:cs="Times New Roman"/>
                <w:sz w:val="22"/>
              </w:rPr>
              <w:t xml:space="preserve">Đúng quy ước toàn bộ lớp</w:t>
            </w:r>
          </w:p>
        </w:tc>
      </w:tr>
      <w:tr>
        <w:tc>
          <w:tcPr/>
          <w:p>
            <w:pPr>
              <w:pStyle w:val="Compact"/>
              <w:spacing w:line="240" w:lineRule="auto" w:after="0"/>
              <w:jc w:val="left"/>
            </w:pPr>
            <w:r>
              <w:rPr>
                <w:rFonts w:ascii="Times New Roman" w:hAnsi="Times New Roman" w:eastAsia="Times New Roman" w:cs="Times New Roman"/>
                <w:sz w:val="22"/>
              </w:rPr>
              <w:t xml:space="preserve">C3</w:t>
            </w:r>
          </w:p>
        </w:tc>
        <w:tc>
          <w:tcPr/>
          <w:p>
            <w:pPr>
              <w:pStyle w:val="Compact"/>
              <w:spacing w:line="240" w:lineRule="auto" w:after="0"/>
              <w:jc w:val="left"/>
            </w:pPr>
            <w:r>
              <w:rPr>
                <w:rFonts w:ascii="Times New Roman" w:hAnsi="Times New Roman" w:eastAsia="Times New Roman" w:cs="Times New Roman"/>
                <w:sz w:val="22"/>
              </w:rPr>
              <w:t xml:space="preserve">Chân thực vật lý phim: thêm bán dạ ở biên, tái tạo nhiễu lượng tử trong lòng khuyết tật khớp phương sai vùng lân cận, thay hệ số phẳng bằng profile độ dày, khớp histogram và hạt nhiễu về phân bố phim thật</w:t>
            </w:r>
          </w:p>
        </w:tc>
        <w:tc>
          <w:tcPr/>
          <w:p>
            <w:pPr>
              <w:pStyle w:val="Compact"/>
              <w:spacing w:line="240" w:lineRule="auto" w:after="0"/>
              <w:jc w:val="left"/>
            </w:pPr>
            <w:r>
              <w:rPr>
                <w:rFonts w:ascii="Times New Roman" w:hAnsi="Times New Roman" w:eastAsia="Times New Roman" w:cs="Times New Roman"/>
                <w:sz w:val="22"/>
              </w:rPr>
              <w:t xml:space="preserve">G1: FID theo lớp; G4: tỷ số phương sai lòng khuyết tật trên vùng lân cận</w:t>
            </w:r>
          </w:p>
        </w:tc>
        <w:tc>
          <w:tcPr/>
          <w:p>
            <w:pPr>
              <w:pStyle w:val="Compact"/>
              <w:spacing w:line="240" w:lineRule="auto" w:after="0"/>
              <w:jc w:val="left"/>
            </w:pPr>
            <w:r>
              <w:rPr>
                <w:rFonts w:ascii="Times New Roman" w:hAnsi="Times New Roman" w:eastAsia="Times New Roman" w:cs="Times New Roman"/>
                <w:sz w:val="22"/>
              </w:rPr>
              <w:t xml:space="preserve">FID ≤ 60; tỷ số 0,8 tới 1,2</w:t>
            </w:r>
          </w:p>
        </w:tc>
      </w:tr>
      <w:tr>
        <w:tc>
          <w:tcPr/>
          <w:p>
            <w:pPr>
              <w:pStyle w:val="Compact"/>
              <w:spacing w:line="240" w:lineRule="auto" w:after="0"/>
              <w:jc w:val="left"/>
            </w:pPr>
            <w:r>
              <w:rPr>
                <w:rFonts w:ascii="Times New Roman" w:hAnsi="Times New Roman" w:eastAsia="Times New Roman" w:cs="Times New Roman"/>
                <w:sz w:val="22"/>
              </w:rPr>
              <w:t xml:space="preserve">C4</w:t>
            </w:r>
          </w:p>
        </w:tc>
        <w:tc>
          <w:tcPr/>
          <w:p>
            <w:pPr>
              <w:pStyle w:val="Compact"/>
              <w:spacing w:line="240" w:lineRule="auto" w:after="0"/>
              <w:jc w:val="left"/>
            </w:pPr>
            <w:r>
              <w:rPr>
                <w:rFonts w:ascii="Times New Roman" w:hAnsi="Times New Roman" w:eastAsia="Times New Roman" w:cs="Times New Roman"/>
                <w:sz w:val="22"/>
              </w:rPr>
              <w:t xml:space="preserve">Thêm nhánh sinh ảnh âm tính khó: tile sạch có vân mối hàn, ranh giới vật liệu, hạt phim đậm, vết xước; nhãn là nền; trộn 20% tới 30% vào tập huấn luyện</w:t>
            </w:r>
          </w:p>
        </w:tc>
        <w:tc>
          <w:tcPr/>
          <w:p>
            <w:pPr>
              <w:pStyle w:val="Compact"/>
              <w:spacing w:line="240" w:lineRule="auto" w:after="0"/>
              <w:jc w:val="left"/>
            </w:pPr>
            <w:r>
              <w:rPr>
                <w:rFonts w:ascii="Times New Roman" w:hAnsi="Times New Roman" w:eastAsia="Times New Roman" w:cs="Times New Roman"/>
                <w:sz w:val="22"/>
              </w:rPr>
              <w:t xml:space="preserve">Đo độ nhạy trên vùng nền của mô hình phát hiện</w:t>
            </w:r>
          </w:p>
        </w:tc>
        <w:tc>
          <w:tcPr/>
          <w:p>
            <w:pPr>
              <w:pStyle w:val="Compact"/>
              <w:spacing w:line="240" w:lineRule="auto" w:after="0"/>
              <w:jc w:val="left"/>
            </w:pPr>
            <w:r>
              <w:rPr>
                <w:rFonts w:ascii="Times New Roman" w:hAnsi="Times New Roman" w:eastAsia="Times New Roman" w:cs="Times New Roman"/>
                <w:sz w:val="22"/>
              </w:rPr>
              <w:t xml:space="preserve">Giảm báo nhầm trên nền</w:t>
            </w:r>
          </w:p>
        </w:tc>
      </w:tr>
      <w:tr>
        <w:tc>
          <w:tcPr/>
          <w:p>
            <w:pPr>
              <w:pStyle w:val="Compact"/>
              <w:spacing w:line="240" w:lineRule="auto" w:after="0"/>
              <w:jc w:val="left"/>
            </w:pPr>
            <w:r>
              <w:rPr>
                <w:rFonts w:ascii="Times New Roman" w:hAnsi="Times New Roman" w:eastAsia="Times New Roman" w:cs="Times New Roman"/>
                <w:sz w:val="22"/>
              </w:rPr>
              <w:t xml:space="preserve">C5</w:t>
            </w:r>
          </w:p>
        </w:tc>
        <w:tc>
          <w:tcPr/>
          <w:p>
            <w:pPr>
              <w:pStyle w:val="Compact"/>
              <w:spacing w:line="240" w:lineRule="auto" w:after="0"/>
              <w:jc w:val="left"/>
            </w:pPr>
            <w:r>
              <w:rPr>
                <w:rFonts w:ascii="Times New Roman" w:hAnsi="Times New Roman" w:eastAsia="Times New Roman" w:cs="Times New Roman"/>
                <w:sz w:val="22"/>
              </w:rPr>
              <w:t xml:space="preserve">Sinh cặp tương phản cho các lớp dễ lẫn: cùng một ảnh nền sinh một ảnh rỗ khí rời rạc và một ảnh rỗ khí đường thẳng, phóng đại đúng đặc trưng phân biệt</w:t>
            </w:r>
          </w:p>
        </w:tc>
        <w:tc>
          <w:tcPr/>
          <w:p>
            <w:pPr>
              <w:pStyle w:val="Compact"/>
              <w:spacing w:line="240" w:lineRule="auto" w:after="0"/>
              <w:jc w:val="left"/>
            </w:pPr>
            <w:r>
              <w:rPr>
                <w:rFonts w:ascii="Times New Roman" w:hAnsi="Times New Roman" w:eastAsia="Times New Roman" w:cs="Times New Roman"/>
                <w:sz w:val="22"/>
              </w:rPr>
              <w:t xml:space="preserve">Recall của nhánh phân biệt hai lớp</w:t>
            </w:r>
          </w:p>
        </w:tc>
        <w:tc>
          <w:tcPr/>
          <w:p>
            <w:pPr>
              <w:pStyle w:val="Compact"/>
              <w:spacing w:line="240" w:lineRule="auto" w:after="0"/>
              <w:jc w:val="left"/>
            </w:pPr>
            <w:r>
              <w:rPr>
                <w:rFonts w:ascii="Times New Roman" w:hAnsi="Times New Roman" w:eastAsia="Times New Roman" w:cs="Times New Roman"/>
                <w:sz w:val="22"/>
              </w:rPr>
              <w:t xml:space="preserve">Tăng so với trước</w:t>
            </w:r>
          </w:p>
        </w:tc>
      </w:tr>
      <w:tr>
        <w:tc>
          <w:tcPr/>
          <w:p>
            <w:pPr>
              <w:pStyle w:val="Compact"/>
              <w:spacing w:line="240" w:lineRule="auto" w:after="0"/>
              <w:jc w:val="left"/>
            </w:pPr>
            <w:r>
              <w:rPr>
                <w:rFonts w:ascii="Times New Roman" w:hAnsi="Times New Roman" w:eastAsia="Times New Roman" w:cs="Times New Roman"/>
                <w:sz w:val="22"/>
              </w:rPr>
              <w:t xml:space="preserve">C6</w:t>
            </w:r>
          </w:p>
        </w:tc>
        <w:tc>
          <w:tcPr/>
          <w:p>
            <w:pPr>
              <w:pStyle w:val="Compact"/>
              <w:spacing w:line="240" w:lineRule="auto" w:after="0"/>
              <w:jc w:val="left"/>
            </w:pPr>
            <w:r>
              <w:rPr>
                <w:rFonts w:ascii="Times New Roman" w:hAnsi="Times New Roman" w:eastAsia="Times New Roman" w:cs="Times New Roman"/>
                <w:sz w:val="22"/>
              </w:rPr>
              <w:t xml:space="preserve">Đo nhãn từ khuyết tật thực sinh ra: ngưỡng hoá và tìm thành phần liên thông trên ảnh cuối để lấy hộp bao thật; loại ảnh lệch quá 30% diện tích so với mặt nạ đầu vào</w:t>
            </w:r>
          </w:p>
        </w:tc>
        <w:tc>
          <w:tcPr/>
          <w:p>
            <w:pPr>
              <w:pStyle w:val="Compact"/>
              <w:spacing w:line="240" w:lineRule="auto" w:after="0"/>
              <w:jc w:val="left"/>
            </w:pPr>
            <w:r>
              <w:rPr>
                <w:rFonts w:ascii="Times New Roman" w:hAnsi="Times New Roman" w:eastAsia="Times New Roman" w:cs="Times New Roman"/>
                <w:sz w:val="22"/>
              </w:rPr>
              <w:t xml:space="preserve">G5: IoU giữa mặt nạ đầu vào và khuyết tật đo được</w:t>
            </w:r>
          </w:p>
        </w:tc>
        <w:tc>
          <w:tcPr/>
          <w:p>
            <w:pPr>
              <w:pStyle w:val="Compact"/>
              <w:spacing w:line="240" w:lineRule="auto" w:after="0"/>
              <w:jc w:val="left"/>
            </w:pPr>
            <w:r>
              <w:rPr>
                <w:rFonts w:ascii="Times New Roman" w:hAnsi="Times New Roman" w:eastAsia="Times New Roman" w:cs="Times New Roman"/>
                <w:sz w:val="22"/>
              </w:rPr>
              <w:t xml:space="preserve">≥ 0,7</w:t>
            </w:r>
          </w:p>
        </w:tc>
      </w:tr>
    </w:tbl>
    <w:p>
      <w:pPr>
        <w:pStyle w:val="BodyText"/>
        <w:spacing w:line="360" w:lineRule="auto" w:after="0"/>
        <w:ind w:firstLine="567"/>
        <w:jc w:val="both"/>
      </w:pPr>
      <w:r>
        <w:rPr>
          <w:rFonts w:ascii="Times New Roman" w:hAnsi="Times New Roman" w:eastAsia="Times New Roman" w:cs="Times New Roman"/>
          <w:sz w:val="26"/>
        </w:rPr>
        <w:t xml:space="preserve">Thứ tự triển khai đề xuất: C1 và C3 làm trước vì đây là hai đòn bẩy lớn nhất với khoảng cách miền; C6 làm tiếp vì rẻ và chặn ngay nhãn sai; rồi C5, C4; C2 làm cuối cùng, chỉ sau khi C1 xác nhận đã hết quầng sáng.</w:t>
      </w:r>
    </w:p>
    <w:p>
      <w:pPr>
        <w:pStyle w:val="BodyText"/>
        <w:spacing w:line="360" w:lineRule="auto" w:after="0"/>
        <w:ind w:firstLine="567"/>
        <w:jc w:val="both"/>
      </w:pPr>
      <w:r>
        <w:rPr>
          <w:bCs/>
          <w:rFonts w:ascii="Times New Roman" w:hAnsi="Times New Roman" w:eastAsia="Times New Roman" w:cs="Times New Roman"/>
          <w:b/>
          <w:sz w:val="26"/>
        </w:rPr>
        <w:t xml:space="preserve">Chuyển sang sinh ảnh khung phim đầy đủ.</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Ngoài sáu nhóm trên, đặc tả còn chốt một thay đổi về triết lý: sinh phim dải dài nhiều khuyết tật thay cho crop vuông một khuyết tật. Cơ sở là các số liệu đo từ phim thật ở mục 3.2.1. Ảnh sinh ra phải lấy mẫu kích thước theo phân phối thật, gieo khuyết tật dọc dải mối hàn với tâm ở khoảng 0,53 chiều cao, tuân thủ kích thước vật lý theo ISO 6520-1 quy đổi qua tỷ lệ 0,0334 mm mỗi pixel, và phân phối số khuyết tật mỗi phim theo dạng lệch phải: khoảng 60% ảnh có 1 tới 2 khuyết tật, 30% có 3 tới 6, 10% có 7 tới 15. Sau khi sinh, ảnh được cắt ô bằng chính mã dùng cho đánh giá để nhãn ô nhất quán giữa dữ liệu huấn luyện và dữ liệu kiểm tra.</w:t>
      </w:r>
    </w:p>
    <w:p>
      <w:pPr>
        <w:pStyle w:val="BodyText"/>
        <w:spacing w:line="360" w:lineRule="auto" w:after="0"/>
        <w:ind w:firstLine="567"/>
        <w:jc w:val="both"/>
      </w:pPr>
      <w:r>
        <w:rPr>
          <w:bCs/>
          <w:rFonts w:ascii="Times New Roman" w:hAnsi="Times New Roman" w:eastAsia="Times New Roman" w:cs="Times New Roman"/>
          <w:b/>
          <w:sz w:val="26"/>
        </w:rPr>
        <w:t xml:space="preserve">Hai ràng buộc bất biến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phải giữ trong mọi phiên bản sau:</w:t>
      </w:r>
    </w:p>
    <w:p>
      <w:pPr>
        <w:numPr>
          <w:ilvl w:val="0"/>
          <w:numId w:val="1015"/>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Ảnh tổng hợp chỉ vào tập huấn luyện. Tập xác thực và tập kiểm tra giữ nguyên 100% ảnh thật. Trộn ảnh tổng hợp vào tập kiểm tra là một dạng rò rỉ dữ liệu.</w:t>
      </w:r>
    </w:p>
    <w:p>
      <w:pPr>
        <w:numPr>
          <w:ilvl w:val="0"/>
          <w:numId w:val="1015"/>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Không thay đổi tập kiểm tra đã dùng cho báo cáo này, để giữ khả năng so sánh trước và sau nâng cấp.</w:t>
      </w:r>
    </w:p>
    <w:p>
      <w:pPr>
        <w:pStyle w:val="FirstParagraph"/>
        <w:spacing w:line="360" w:lineRule="auto" w:after="0"/>
        <w:ind w:firstLine="567"/>
        <w:jc w:val="both"/>
      </w:pPr>
      <w:r>
        <w:rPr>
          <w:bCs/>
          <w:rFonts w:ascii="Times New Roman" w:hAnsi="Times New Roman" w:eastAsia="Times New Roman" w:cs="Times New Roman"/>
          <w:b/>
          <w:sz w:val="26"/>
        </w:rPr>
        <w:t xml:space="preserve">Cổng nghiệm thu cuối cùng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không phải FID hay SSIM mà là bằng chứng xuôi dòng: sinh một lô nhỏ theo đặc tả mới, huấn luyện lại một nhánh mô hình phát hiện đang yếu, đo lại mAP trên tập kiểm tra ảnh thật. Chỉ mở rộng sản xuất khi chỉ số này tăng thực. FID đẹp mà mAP không tăng thì đặc tả vẫn thất bại.</w:t>
      </w:r>
    </w:p>
    <w:p>
      <w:pPr>
        <w:pStyle w:val="BodyText"/>
        <w:spacing w:line="360" w:lineRule="auto" w:after="0"/>
        <w:ind w:firstLine="567"/>
        <w:jc w:val="both"/>
      </w:pPr>
      <w:r>
        <w:rPr>
          <w:bCs/>
          <w:rFonts w:ascii="Times New Roman" w:hAnsi="Times New Roman" w:eastAsia="Times New Roman" w:cs="Times New Roman"/>
          <w:b/>
          <w:sz w:val="26"/>
        </w:rPr>
        <w:t xml:space="preserve">Các hướng dài hạn khác</w:t>
      </w:r>
      <w:r>
        <w:rPr>
          <w:rFonts w:ascii="Times New Roman" w:hAnsi="Times New Roman" w:eastAsia="Times New Roman" w:cs="Times New Roman"/>
          <w:sz w:val="26"/>
        </w:rPr>
        <w:t xml:space="preserve">: sinh ảnh song song trên nhiều GPU để rút thời gian của lô 100.000 ảnh; huấn luyện ControlNet riêng cho mối hàn thay vì dùng bản inpaint dùng chung; mở rộng sang các nhóm khuyết tật khác của ISO 6520-1; và dọn các khoản nợ kỹ thuật đã nêu ở cuối mục 4.7.</w:t>
      </w:r>
    </w:p>
    <w:p>
      <w:r>
        <w:br w:type="page"/>
      </w:r>
    </w:p>
    <w:bookmarkEnd w:id="90"/>
    <w:bookmarkEnd w:id="91"/>
    <w:bookmarkStart w:id="92" w:name="tài-liệu-tham-khảo"/>
    <w:p>
      <w:pPr>
        <w:pStyle w:val="Heading1"/>
      </w:pPr>
      <w:r>
        <w:t xml:space="preserve">TÀI LIỆU THAM KHẢO</w:t>
      </w:r>
    </w:p>
    <w:p>
      <w:pPr>
        <w:pStyle w:val="FirstParagraph"/>
        <w:spacing w:line="360" w:lineRule="auto" w:after="0"/>
        <w:ind w:firstLine="567"/>
        <w:jc w:val="both"/>
      </w:pPr>
      <w:r>
        <w:rPr>
          <w:rFonts w:ascii="Times New Roman" w:hAnsi="Times New Roman" w:eastAsia="Times New Roman" w:cs="Times New Roman"/>
          <w:sz w:val="26"/>
        </w:rPr>
        <w:t xml:space="preserve">[1] D. Mery, V. Riffo, U. Zscherpel, G. Mondragón, I. Lillo, I. Zuccar, H. Lobel, M. </w:t>
      </w:r>
      <w:del w:id="1077" w:author="AI Reviewer" w:date="2026-09-24T09:18:14Z">
        <w:r>
          <w:rPr>
            <w:rFonts w:ascii="Times New Roman" w:hAnsi="Times New Roman" w:eastAsia="Times New Roman" w:cs="Times New Roman"/>
            <w:sz w:val="26"/>
          </w:rPr>
          <w:delText xml:space="preserve">Carrasco, “GDXray</w:delText>
        </w:r>
      </w:del>
      <w:ins w:id="1078" w:author="AI Reviewer" w:date="2026-09-24T09:18:14Z">
        <w:r>
          <w:rPr>
            <w:rFonts w:ascii="Times New Roman" w:hAnsi="Times New Roman" w:eastAsia="Times New Roman" w:cs="Times New Roman"/>
            <w:sz w:val="26"/>
          </w:rPr>
          <w:t xml:space="preserve">Carrasco, "GDXray</w:t>
        </w:r>
      </w:ins>
      <w:r>
        <w:rPr>
          <w:rFonts w:ascii="Times New Roman" w:hAnsi="Times New Roman" w:eastAsia="Times New Roman" w:cs="Times New Roman"/>
          <w:sz w:val="26"/>
        </w:rPr>
        <w:t xml:space="preserve">: The database of X-ray images for nondestructive </w:t>
      </w:r>
      <w:del w:id="1079" w:author="AI Reviewer" w:date="2026-09-24T09:18:14Z">
        <w:r>
          <w:rPr>
            <w:rFonts w:ascii="Times New Roman" w:hAnsi="Times New Roman" w:eastAsia="Times New Roman" w:cs="Times New Roman"/>
            <w:sz w:val="26"/>
          </w:rPr>
          <w:delText xml:space="preserve">testing”, Journal</w:delText>
        </w:r>
      </w:del>
      <w:ins w:id="1080" w:author="AI Reviewer" w:date="2026-09-24T09:18:14Z">
        <w:r>
          <w:rPr>
            <w:rFonts w:ascii="Times New Roman" w:hAnsi="Times New Roman" w:eastAsia="Times New Roman" w:cs="Times New Roman"/>
            <w:sz w:val="26"/>
          </w:rPr>
          <w:t xml:space="preserve">testing", Journal</w:t>
        </w:r>
      </w:ins>
      <w:r>
        <w:rPr>
          <w:iCs/>
          <w:rFonts w:ascii="Times New Roman" w:hAnsi="Times New Roman" w:eastAsia="Times New Roman" w:cs="Times New Roman"/>
          <w:i/>
          <w:sz w:val="26"/>
        </w:rPr>
        <w:t xml:space="preserve"> of Nondestructive Evaluation</w:t>
      </w:r>
      <w:r>
        <w:rPr>
          <w:rFonts w:ascii="Times New Roman" w:hAnsi="Times New Roman" w:eastAsia="Times New Roman" w:cs="Times New Roman"/>
          <w:sz w:val="26"/>
        </w:rPr>
        <w:t xml:space="preserve">, vol. 34, no. 4, 2015.</w:t>
      </w:r>
    </w:p>
    <w:p>
      <w:pPr>
        <w:pStyle w:val="BodyText"/>
        <w:spacing w:line="360" w:lineRule="auto" w:after="0"/>
        <w:ind w:firstLine="567"/>
        <w:jc w:val="both"/>
      </w:pPr>
      <w:r>
        <w:rPr>
          <w:rFonts w:ascii="Times New Roman" w:hAnsi="Times New Roman" w:eastAsia="Times New Roman" w:cs="Times New Roman"/>
          <w:sz w:val="26"/>
        </w:rPr>
        <w:t xml:space="preserve">[2] R. Rombach, A. Blattmann, D. Lorenz, P. Esser, B. </w:t>
      </w:r>
      <w:del w:id="1081" w:author="AI Reviewer" w:date="2026-09-24T09:18:14Z">
        <w:r>
          <w:rPr>
            <w:rFonts w:ascii="Times New Roman" w:hAnsi="Times New Roman" w:eastAsia="Times New Roman" w:cs="Times New Roman"/>
            <w:sz w:val="26"/>
          </w:rPr>
          <w:delText xml:space="preserve">Ommer, “High</w:delText>
        </w:r>
      </w:del>
      <w:ins w:id="1082" w:author="AI Reviewer" w:date="2026-09-24T09:18:14Z">
        <w:r>
          <w:rPr>
            <w:rFonts w:ascii="Times New Roman" w:hAnsi="Times New Roman" w:eastAsia="Times New Roman" w:cs="Times New Roman"/>
            <w:sz w:val="26"/>
          </w:rPr>
          <w:t xml:space="preserve">Ommer, "High</w:t>
        </w:r>
      </w:ins>
      <w:r>
        <w:rPr>
          <w:rFonts w:ascii="Times New Roman" w:hAnsi="Times New Roman" w:eastAsia="Times New Roman" w:cs="Times New Roman"/>
          <w:sz w:val="26"/>
        </w:rPr>
        <w:t xml:space="preserve">-Resolution Image Synthesis with Latent Diffusion </w:t>
      </w:r>
      <w:del w:id="1083" w:author="AI Reviewer" w:date="2026-09-24T09:18:14Z">
        <w:r>
          <w:rPr>
            <w:rFonts w:ascii="Times New Roman" w:hAnsi="Times New Roman" w:eastAsia="Times New Roman" w:cs="Times New Roman"/>
            <w:sz w:val="26"/>
          </w:rPr>
          <w:delText xml:space="preserve">Models”, Proceedings</w:delText>
        </w:r>
      </w:del>
      <w:ins w:id="1084" w:author="AI Reviewer" w:date="2026-09-24T09:18:14Z">
        <w:r>
          <w:rPr>
            <w:rFonts w:ascii="Times New Roman" w:hAnsi="Times New Roman" w:eastAsia="Times New Roman" w:cs="Times New Roman"/>
            <w:sz w:val="26"/>
          </w:rPr>
          <w:t xml:space="preserve">Models", Proceedings</w:t>
        </w:r>
      </w:ins>
      <w:r>
        <w:rPr>
          <w:iCs/>
          <w:rFonts w:ascii="Times New Roman" w:hAnsi="Times New Roman" w:eastAsia="Times New Roman" w:cs="Times New Roman"/>
          <w:i/>
          <w:sz w:val="26"/>
        </w:rPr>
        <w:t xml:space="preserve"> of the IEEE/CVF Conference on Computer Vision and Pattern Recognition (CVPR)</w:t>
      </w:r>
      <w:r>
        <w:rPr>
          <w:rFonts w:ascii="Times New Roman" w:hAnsi="Times New Roman" w:eastAsia="Times New Roman" w:cs="Times New Roman"/>
          <w:sz w:val="26"/>
        </w:rPr>
        <w:t xml:space="preserve">, 2022.</w:t>
      </w:r>
    </w:p>
    <w:p>
      <w:pPr>
        <w:pStyle w:val="BodyText"/>
        <w:spacing w:line="360" w:lineRule="auto" w:after="0"/>
        <w:ind w:firstLine="567"/>
        <w:jc w:val="both"/>
      </w:pPr>
      <w:r>
        <w:rPr>
          <w:rFonts w:ascii="Times New Roman" w:hAnsi="Times New Roman" w:eastAsia="Times New Roman" w:cs="Times New Roman"/>
          <w:sz w:val="26"/>
        </w:rPr>
        <w:t xml:space="preserve">[3] J. Ho, A. Jain, P. </w:t>
      </w:r>
      <w:del w:id="1085" w:author="AI Reviewer" w:date="2026-09-24T09:18:14Z">
        <w:r>
          <w:rPr>
            <w:rFonts w:ascii="Times New Roman" w:hAnsi="Times New Roman" w:eastAsia="Times New Roman" w:cs="Times New Roman"/>
            <w:sz w:val="26"/>
          </w:rPr>
          <w:delText xml:space="preserve">Abbeel, “Denoising</w:delText>
        </w:r>
      </w:del>
      <w:ins w:id="1086" w:author="AI Reviewer" w:date="2026-09-24T09:18:14Z">
        <w:r>
          <w:rPr>
            <w:rFonts w:ascii="Times New Roman" w:hAnsi="Times New Roman" w:eastAsia="Times New Roman" w:cs="Times New Roman"/>
            <w:sz w:val="26"/>
          </w:rPr>
          <w:t xml:space="preserve">Abbeel, "Denoising</w:t>
        </w:r>
      </w:ins>
      <w:r>
        <w:rPr>
          <w:rFonts w:ascii="Times New Roman" w:hAnsi="Times New Roman" w:eastAsia="Times New Roman" w:cs="Times New Roman"/>
          <w:sz w:val="26"/>
        </w:rPr>
        <w:t xml:space="preserve"> Diffusion Probabilistic </w:t>
      </w:r>
      <w:del w:id="1087" w:author="AI Reviewer" w:date="2026-09-24T09:18:14Z">
        <w:r>
          <w:rPr>
            <w:rFonts w:ascii="Times New Roman" w:hAnsi="Times New Roman" w:eastAsia="Times New Roman" w:cs="Times New Roman"/>
            <w:sz w:val="26"/>
          </w:rPr>
          <w:delText xml:space="preserve">Models”, Advances</w:delText>
        </w:r>
      </w:del>
      <w:ins w:id="1088" w:author="AI Reviewer" w:date="2026-09-24T09:18:14Z">
        <w:r>
          <w:rPr>
            <w:rFonts w:ascii="Times New Roman" w:hAnsi="Times New Roman" w:eastAsia="Times New Roman" w:cs="Times New Roman"/>
            <w:sz w:val="26"/>
          </w:rPr>
          <w:t xml:space="preserve">Models", Advances</w:t>
        </w:r>
      </w:ins>
      <w:r>
        <w:rPr>
          <w:iCs/>
          <w:rFonts w:ascii="Times New Roman" w:hAnsi="Times New Roman" w:eastAsia="Times New Roman" w:cs="Times New Roman"/>
          <w:i/>
          <w:sz w:val="26"/>
        </w:rPr>
        <w:t xml:space="preserve"> in Neural Information Processing Systems (NeurIPS)</w:t>
      </w:r>
      <w:r>
        <w:rPr>
          <w:rFonts w:ascii="Times New Roman" w:hAnsi="Times New Roman" w:eastAsia="Times New Roman" w:cs="Times New Roman"/>
          <w:sz w:val="26"/>
        </w:rPr>
        <w:t xml:space="preserve">, 2020.</w:t>
      </w:r>
    </w:p>
    <w:p>
      <w:pPr>
        <w:pStyle w:val="BodyText"/>
        <w:spacing w:line="360" w:lineRule="auto" w:after="0"/>
        <w:ind w:firstLine="567"/>
        <w:jc w:val="both"/>
      </w:pPr>
      <w:r>
        <w:rPr>
          <w:rFonts w:ascii="Times New Roman" w:hAnsi="Times New Roman" w:eastAsia="Times New Roman" w:cs="Times New Roman"/>
          <w:sz w:val="26"/>
        </w:rPr>
        <w:t xml:space="preserve">[4] E. J. Hu, Y. Shen, P. Wallis, Z. Allen-Zhu, Y. Li, S. Wang, L. Wang, W. </w:t>
      </w:r>
      <w:del w:id="1089" w:author="AI Reviewer" w:date="2026-09-24T09:18:14Z">
        <w:r>
          <w:rPr>
            <w:rFonts w:ascii="Times New Roman" w:hAnsi="Times New Roman" w:eastAsia="Times New Roman" w:cs="Times New Roman"/>
            <w:sz w:val="26"/>
          </w:rPr>
          <w:delText xml:space="preserve">Chen, “LoRA</w:delText>
        </w:r>
      </w:del>
      <w:ins w:id="1090" w:author="AI Reviewer" w:date="2026-09-24T09:18:14Z">
        <w:r>
          <w:rPr>
            <w:rFonts w:ascii="Times New Roman" w:hAnsi="Times New Roman" w:eastAsia="Times New Roman" w:cs="Times New Roman"/>
            <w:sz w:val="26"/>
          </w:rPr>
          <w:t xml:space="preserve">Chen, "LoRA</w:t>
        </w:r>
      </w:ins>
      <w:r>
        <w:rPr>
          <w:rFonts w:ascii="Times New Roman" w:hAnsi="Times New Roman" w:eastAsia="Times New Roman" w:cs="Times New Roman"/>
          <w:sz w:val="26"/>
        </w:rPr>
        <w:t xml:space="preserve">: Low-Rank Adaptation of Large Language </w:t>
      </w:r>
      <w:del w:id="1091" w:author="AI Reviewer" w:date="2026-09-24T09:18:14Z">
        <w:r>
          <w:rPr>
            <w:rFonts w:ascii="Times New Roman" w:hAnsi="Times New Roman" w:eastAsia="Times New Roman" w:cs="Times New Roman"/>
            <w:sz w:val="26"/>
          </w:rPr>
          <w:delText xml:space="preserve">Models”, International</w:delText>
        </w:r>
      </w:del>
      <w:ins w:id="1092" w:author="AI Reviewer" w:date="2026-09-24T09:18:14Z">
        <w:r>
          <w:rPr>
            <w:rFonts w:ascii="Times New Roman" w:hAnsi="Times New Roman" w:eastAsia="Times New Roman" w:cs="Times New Roman"/>
            <w:sz w:val="26"/>
          </w:rPr>
          <w:t xml:space="preserve">Models", International</w:t>
        </w:r>
      </w:ins>
      <w:r>
        <w:rPr>
          <w:iCs/>
          <w:rFonts w:ascii="Times New Roman" w:hAnsi="Times New Roman" w:eastAsia="Times New Roman" w:cs="Times New Roman"/>
          <w:i/>
          <w:sz w:val="26"/>
        </w:rPr>
        <w:t xml:space="preserve"> Conference on Learning Representations (ICLR)</w:t>
      </w:r>
      <w:r>
        <w:rPr>
          <w:rFonts w:ascii="Times New Roman" w:hAnsi="Times New Roman" w:eastAsia="Times New Roman" w:cs="Times New Roman"/>
          <w:sz w:val="26"/>
        </w:rPr>
        <w:t xml:space="preserve">, 2022.</w:t>
      </w:r>
    </w:p>
    <w:p>
      <w:pPr>
        <w:pStyle w:val="BodyText"/>
        <w:spacing w:line="360" w:lineRule="auto" w:after="0"/>
        <w:ind w:firstLine="567"/>
        <w:jc w:val="both"/>
      </w:pPr>
      <w:r>
        <w:rPr>
          <w:rFonts w:ascii="Times New Roman" w:hAnsi="Times New Roman" w:eastAsia="Times New Roman" w:cs="Times New Roman"/>
          <w:sz w:val="26"/>
        </w:rPr>
        <w:t xml:space="preserve">[5] L. Zhang, A. Rao, M. </w:t>
      </w:r>
      <w:del w:id="1093" w:author="AI Reviewer" w:date="2026-09-24T09:18:14Z">
        <w:r>
          <w:rPr>
            <w:rFonts w:ascii="Times New Roman" w:hAnsi="Times New Roman" w:eastAsia="Times New Roman" w:cs="Times New Roman"/>
            <w:sz w:val="26"/>
          </w:rPr>
          <w:delText xml:space="preserve">Agrawala, “Adding</w:delText>
        </w:r>
      </w:del>
      <w:ins w:id="1094" w:author="AI Reviewer" w:date="2026-09-24T09:18:14Z">
        <w:r>
          <w:rPr>
            <w:rFonts w:ascii="Times New Roman" w:hAnsi="Times New Roman" w:eastAsia="Times New Roman" w:cs="Times New Roman"/>
            <w:sz w:val="26"/>
          </w:rPr>
          <w:t xml:space="preserve">Agrawala, "Adding</w:t>
        </w:r>
      </w:ins>
      <w:r>
        <w:rPr>
          <w:rFonts w:ascii="Times New Roman" w:hAnsi="Times New Roman" w:eastAsia="Times New Roman" w:cs="Times New Roman"/>
          <w:sz w:val="26"/>
        </w:rPr>
        <w:t xml:space="preserve"> Conditional Control to Text-to-Image Diffusion </w:t>
      </w:r>
      <w:del w:id="1095" w:author="AI Reviewer" w:date="2026-09-24T09:18:14Z">
        <w:r>
          <w:rPr>
            <w:rFonts w:ascii="Times New Roman" w:hAnsi="Times New Roman" w:eastAsia="Times New Roman" w:cs="Times New Roman"/>
            <w:sz w:val="26"/>
          </w:rPr>
          <w:delText xml:space="preserve">Models”, Proceedings</w:delText>
        </w:r>
      </w:del>
      <w:ins w:id="1096" w:author="AI Reviewer" w:date="2026-09-24T09:18:14Z">
        <w:r>
          <w:rPr>
            <w:rFonts w:ascii="Times New Roman" w:hAnsi="Times New Roman" w:eastAsia="Times New Roman" w:cs="Times New Roman"/>
            <w:sz w:val="26"/>
          </w:rPr>
          <w:t xml:space="preserve">Models", Proceedings</w:t>
        </w:r>
      </w:ins>
      <w:r>
        <w:rPr>
          <w:iCs/>
          <w:rFonts w:ascii="Times New Roman" w:hAnsi="Times New Roman" w:eastAsia="Times New Roman" w:cs="Times New Roman"/>
          <w:i/>
          <w:sz w:val="26"/>
        </w:rPr>
        <w:t xml:space="preserve"> of the IEEE/CVF International Conference on Computer Vision (ICCV)</w:t>
      </w:r>
      <w:r>
        <w:rPr>
          <w:rFonts w:ascii="Times New Roman" w:hAnsi="Times New Roman" w:eastAsia="Times New Roman" w:cs="Times New Roman"/>
          <w:sz w:val="26"/>
        </w:rPr>
        <w:t xml:space="preserve">, 2023.</w:t>
      </w:r>
    </w:p>
    <w:p>
      <w:pPr>
        <w:pStyle w:val="BodyText"/>
        <w:spacing w:line="360" w:lineRule="auto" w:after="0"/>
        <w:ind w:firstLine="567"/>
        <w:jc w:val="both"/>
      </w:pPr>
      <w:r>
        <w:rPr>
          <w:rFonts w:ascii="Times New Roman" w:hAnsi="Times New Roman" w:eastAsia="Times New Roman" w:cs="Times New Roman"/>
          <w:sz w:val="26"/>
        </w:rPr>
        <w:t xml:space="preserve">[6] A. Radford, J. W. Kim, C. Hallacy, A. Ramesh, G. Goh, S. Agarwal, G. Sastry, A. Askell, P. Mishkin, J. Clark, G. Krueger, I. </w:t>
      </w:r>
      <w:del w:id="1097" w:author="AI Reviewer" w:date="2026-09-24T09:18:14Z">
        <w:r>
          <w:rPr>
            <w:rFonts w:ascii="Times New Roman" w:hAnsi="Times New Roman" w:eastAsia="Times New Roman" w:cs="Times New Roman"/>
            <w:sz w:val="26"/>
          </w:rPr>
          <w:delText xml:space="preserve">Sutskever, “Learning</w:delText>
        </w:r>
      </w:del>
      <w:ins w:id="1098" w:author="AI Reviewer" w:date="2026-09-24T09:18:14Z">
        <w:r>
          <w:rPr>
            <w:rFonts w:ascii="Times New Roman" w:hAnsi="Times New Roman" w:eastAsia="Times New Roman" w:cs="Times New Roman"/>
            <w:sz w:val="26"/>
          </w:rPr>
          <w:t xml:space="preserve">Sutskever, "Learning</w:t>
        </w:r>
      </w:ins>
      <w:r>
        <w:rPr>
          <w:rFonts w:ascii="Times New Roman" w:hAnsi="Times New Roman" w:eastAsia="Times New Roman" w:cs="Times New Roman"/>
          <w:sz w:val="26"/>
        </w:rPr>
        <w:t xml:space="preserve"> Transferable Visual Models From Natural Language </w:t>
      </w:r>
      <w:del w:id="1099" w:author="AI Reviewer" w:date="2026-09-24T09:18:14Z">
        <w:r>
          <w:rPr>
            <w:rFonts w:ascii="Times New Roman" w:hAnsi="Times New Roman" w:eastAsia="Times New Roman" w:cs="Times New Roman"/>
            <w:sz w:val="26"/>
          </w:rPr>
          <w:delText xml:space="preserve">Supervision”, International</w:delText>
        </w:r>
      </w:del>
      <w:ins w:id="1100" w:author="AI Reviewer" w:date="2026-09-24T09:18:14Z">
        <w:r>
          <w:rPr>
            <w:rFonts w:ascii="Times New Roman" w:hAnsi="Times New Roman" w:eastAsia="Times New Roman" w:cs="Times New Roman"/>
            <w:sz w:val="26"/>
          </w:rPr>
          <w:t xml:space="preserve">Supervision", International</w:t>
        </w:r>
      </w:ins>
      <w:r>
        <w:rPr>
          <w:iCs/>
          <w:rFonts w:ascii="Times New Roman" w:hAnsi="Times New Roman" w:eastAsia="Times New Roman" w:cs="Times New Roman"/>
          <w:i/>
          <w:sz w:val="26"/>
        </w:rPr>
        <w:t xml:space="preserve"> Conference on Machine Learning (ICML)</w:t>
      </w:r>
      <w:r>
        <w:rPr>
          <w:rFonts w:ascii="Times New Roman" w:hAnsi="Times New Roman" w:eastAsia="Times New Roman" w:cs="Times New Roman"/>
          <w:sz w:val="26"/>
        </w:rPr>
        <w:t xml:space="preserve">, 2021.</w:t>
      </w:r>
    </w:p>
    <w:p>
      <w:pPr>
        <w:pStyle w:val="BodyText"/>
        <w:spacing w:line="360" w:lineRule="auto" w:after="0"/>
        <w:ind w:firstLine="567"/>
        <w:jc w:val="both"/>
      </w:pPr>
      <w:r>
        <w:rPr>
          <w:rFonts w:ascii="Times New Roman" w:hAnsi="Times New Roman" w:eastAsia="Times New Roman" w:cs="Times New Roman"/>
          <w:sz w:val="26"/>
        </w:rPr>
        <w:t xml:space="preserve">[7] M. Heusel, H. Ramsauer, T. Unterthiner, B. Nessler, S. </w:t>
      </w:r>
      <w:del w:id="1101" w:author="AI Reviewer" w:date="2026-09-24T09:18:14Z">
        <w:r>
          <w:rPr>
            <w:rFonts w:ascii="Times New Roman" w:hAnsi="Times New Roman" w:eastAsia="Times New Roman" w:cs="Times New Roman"/>
            <w:sz w:val="26"/>
          </w:rPr>
          <w:delText xml:space="preserve">Hochreiter, “GANs</w:delText>
        </w:r>
      </w:del>
      <w:ins w:id="1102" w:author="AI Reviewer" w:date="2026-09-24T09:18:14Z">
        <w:r>
          <w:rPr>
            <w:rFonts w:ascii="Times New Roman" w:hAnsi="Times New Roman" w:eastAsia="Times New Roman" w:cs="Times New Roman"/>
            <w:sz w:val="26"/>
          </w:rPr>
          <w:t xml:space="preserve">Hochreiter, "GANs</w:t>
        </w:r>
      </w:ins>
      <w:r>
        <w:rPr>
          <w:rFonts w:ascii="Times New Roman" w:hAnsi="Times New Roman" w:eastAsia="Times New Roman" w:cs="Times New Roman"/>
          <w:sz w:val="26"/>
        </w:rPr>
        <w:t xml:space="preserve"> Trained by a Two Time-Scale Update Rule Converge to a Local Nash </w:t>
      </w:r>
      <w:del w:id="1103" w:author="AI Reviewer" w:date="2026-09-24T09:18:14Z">
        <w:r>
          <w:rPr>
            <w:rFonts w:ascii="Times New Roman" w:hAnsi="Times New Roman" w:eastAsia="Times New Roman" w:cs="Times New Roman"/>
            <w:sz w:val="26"/>
          </w:rPr>
          <w:delText xml:space="preserve">Equilibrium”, Advances</w:delText>
        </w:r>
      </w:del>
      <w:ins w:id="1104" w:author="AI Reviewer" w:date="2026-09-24T09:18:14Z">
        <w:r>
          <w:rPr>
            <w:rFonts w:ascii="Times New Roman" w:hAnsi="Times New Roman" w:eastAsia="Times New Roman" w:cs="Times New Roman"/>
            <w:sz w:val="26"/>
          </w:rPr>
          <w:t xml:space="preserve">Equilibrium", Advances</w:t>
        </w:r>
      </w:ins>
      <w:r>
        <w:rPr>
          <w:iCs/>
          <w:rFonts w:ascii="Times New Roman" w:hAnsi="Times New Roman" w:eastAsia="Times New Roman" w:cs="Times New Roman"/>
          <w:i/>
          <w:sz w:val="26"/>
        </w:rPr>
        <w:t xml:space="preserve"> in Neural Information Processing Systems (NeurIPS)</w:t>
      </w:r>
      <w:r>
        <w:rPr>
          <w:rFonts w:ascii="Times New Roman" w:hAnsi="Times New Roman" w:eastAsia="Times New Roman" w:cs="Times New Roman"/>
          <w:sz w:val="26"/>
        </w:rPr>
        <w:t xml:space="preserve">, 2017.</w:t>
      </w:r>
    </w:p>
    <w:p>
      <w:pPr>
        <w:pStyle w:val="BodyText"/>
        <w:spacing w:line="360" w:lineRule="auto" w:after="0"/>
        <w:ind w:firstLine="567"/>
        <w:jc w:val="both"/>
      </w:pPr>
      <w:r>
        <w:rPr>
          <w:rFonts w:ascii="Times New Roman" w:hAnsi="Times New Roman" w:eastAsia="Times New Roman" w:cs="Times New Roman"/>
          <w:sz w:val="26"/>
        </w:rPr>
        <w:t xml:space="preserve">[8] Z. Wang, A. C. Bovik, H. R. Sheikh, E. P. </w:t>
      </w:r>
      <w:del w:id="1105" w:author="AI Reviewer" w:date="2026-09-24T09:18:14Z">
        <w:r>
          <w:rPr>
            <w:rFonts w:ascii="Times New Roman" w:hAnsi="Times New Roman" w:eastAsia="Times New Roman" w:cs="Times New Roman"/>
            <w:sz w:val="26"/>
          </w:rPr>
          <w:delText xml:space="preserve">Simoncelli, “Image</w:delText>
        </w:r>
      </w:del>
      <w:ins w:id="1106" w:author="AI Reviewer" w:date="2026-09-24T09:18:14Z">
        <w:r>
          <w:rPr>
            <w:rFonts w:ascii="Times New Roman" w:hAnsi="Times New Roman" w:eastAsia="Times New Roman" w:cs="Times New Roman"/>
            <w:sz w:val="26"/>
          </w:rPr>
          <w:t xml:space="preserve">Simoncelli, "Image</w:t>
        </w:r>
      </w:ins>
      <w:r>
        <w:rPr>
          <w:rFonts w:ascii="Times New Roman" w:hAnsi="Times New Roman" w:eastAsia="Times New Roman" w:cs="Times New Roman"/>
          <w:sz w:val="26"/>
        </w:rPr>
        <w:t xml:space="preserve"> Quality Assessment: From Error Visibility to Structural </w:t>
      </w:r>
      <w:del w:id="1107" w:author="AI Reviewer" w:date="2026-09-24T09:18:14Z">
        <w:r>
          <w:rPr>
            <w:rFonts w:ascii="Times New Roman" w:hAnsi="Times New Roman" w:eastAsia="Times New Roman" w:cs="Times New Roman"/>
            <w:sz w:val="26"/>
          </w:rPr>
          <w:delText xml:space="preserve">Similarity”, IEEE</w:delText>
        </w:r>
      </w:del>
      <w:ins w:id="1108" w:author="AI Reviewer" w:date="2026-09-24T09:18:14Z">
        <w:r>
          <w:rPr>
            <w:rFonts w:ascii="Times New Roman" w:hAnsi="Times New Roman" w:eastAsia="Times New Roman" w:cs="Times New Roman"/>
            <w:sz w:val="26"/>
          </w:rPr>
          <w:t xml:space="preserve">Similarity", IEEE</w:t>
        </w:r>
      </w:ins>
      <w:r>
        <w:rPr>
          <w:iCs/>
          <w:rFonts w:ascii="Times New Roman" w:hAnsi="Times New Roman" w:eastAsia="Times New Roman" w:cs="Times New Roman"/>
          <w:i/>
          <w:sz w:val="26"/>
        </w:rPr>
        <w:t xml:space="preserve"> Transactions on Image Processing</w:t>
      </w:r>
      <w:r>
        <w:rPr>
          <w:rFonts w:ascii="Times New Roman" w:hAnsi="Times New Roman" w:eastAsia="Times New Roman" w:cs="Times New Roman"/>
          <w:sz w:val="26"/>
        </w:rPr>
        <w:t xml:space="preserve">, vol. 13, no. 4, 2004.</w:t>
      </w:r>
    </w:p>
    <w:p>
      <w:pPr>
        <w:pStyle w:val="BodyText"/>
        <w:spacing w:line="360" w:lineRule="auto" w:after="0"/>
        <w:ind w:firstLine="567"/>
        <w:jc w:val="both"/>
      </w:pPr>
      <w:r>
        <w:rPr>
          <w:rFonts w:ascii="Times New Roman" w:hAnsi="Times New Roman" w:eastAsia="Times New Roman" w:cs="Times New Roman"/>
          <w:sz w:val="26"/>
        </w:rPr>
        <w:t xml:space="preserve">[9] A. Kirillov, E. Mintun, N. Ravi, H. Mao, C. Rolland, L. Gustafson, T. Xiao, S. Whitehead, A. C. Berg, W.-Y. Lo, P. Dollár, R. </w:t>
      </w:r>
      <w:del w:id="1109" w:author="AI Reviewer" w:date="2026-09-24T09:18:14Z">
        <w:r>
          <w:rPr>
            <w:rFonts w:ascii="Times New Roman" w:hAnsi="Times New Roman" w:eastAsia="Times New Roman" w:cs="Times New Roman"/>
            <w:sz w:val="26"/>
          </w:rPr>
          <w:delText xml:space="preserve">Girshick, “Segment</w:delText>
        </w:r>
      </w:del>
      <w:ins w:id="1110" w:author="AI Reviewer" w:date="2026-09-24T09:18:14Z">
        <w:r>
          <w:rPr>
            <w:rFonts w:ascii="Times New Roman" w:hAnsi="Times New Roman" w:eastAsia="Times New Roman" w:cs="Times New Roman"/>
            <w:sz w:val="26"/>
          </w:rPr>
          <w:t xml:space="preserve">Girshick, "Segment</w:t>
        </w:r>
      </w:ins>
      <w:r>
        <w:rPr>
          <w:rFonts w:ascii="Times New Roman" w:hAnsi="Times New Roman" w:eastAsia="Times New Roman" w:cs="Times New Roman"/>
          <w:sz w:val="26"/>
        </w:rPr>
        <w:t xml:space="preserve"> </w:t>
      </w:r>
      <w:del w:id="1111" w:author="AI Reviewer" w:date="2026-09-24T09:18:14Z">
        <w:r>
          <w:rPr>
            <w:rFonts w:ascii="Times New Roman" w:hAnsi="Times New Roman" w:eastAsia="Times New Roman" w:cs="Times New Roman"/>
            <w:sz w:val="26"/>
          </w:rPr>
          <w:delText xml:space="preserve">Anything”, Proceedings</w:delText>
        </w:r>
      </w:del>
      <w:ins w:id="1112" w:author="AI Reviewer" w:date="2026-09-24T09:18:14Z">
        <w:r>
          <w:rPr>
            <w:rFonts w:ascii="Times New Roman" w:hAnsi="Times New Roman" w:eastAsia="Times New Roman" w:cs="Times New Roman"/>
            <w:sz w:val="26"/>
          </w:rPr>
          <w:t xml:space="preserve">Anything", Proceedings</w:t>
        </w:r>
      </w:ins>
      <w:r>
        <w:rPr>
          <w:iCs/>
          <w:rFonts w:ascii="Times New Roman" w:hAnsi="Times New Roman" w:eastAsia="Times New Roman" w:cs="Times New Roman"/>
          <w:i/>
          <w:sz w:val="26"/>
        </w:rPr>
        <w:t xml:space="preserve"> of the IEEE/CVF International Conference on Computer Vision (ICCV)</w:t>
      </w:r>
      <w:r>
        <w:rPr>
          <w:rFonts w:ascii="Times New Roman" w:hAnsi="Times New Roman" w:eastAsia="Times New Roman" w:cs="Times New Roman"/>
          <w:sz w:val="26"/>
        </w:rPr>
        <w:t xml:space="preserve">, 2023.</w:t>
      </w:r>
    </w:p>
    <w:p>
      <w:pPr>
        <w:pStyle w:val="BodyText"/>
        <w:spacing w:line="360" w:lineRule="auto" w:after="0"/>
        <w:ind w:firstLine="567"/>
        <w:jc w:val="both"/>
      </w:pPr>
      <w:r>
        <w:rPr>
          <w:rFonts w:ascii="Times New Roman" w:hAnsi="Times New Roman" w:eastAsia="Times New Roman" w:cs="Times New Roman"/>
          <w:sz w:val="26"/>
        </w:rPr>
        <w:t xml:space="preserve">[10] G. Jocher, A. Chaurasia, J. </w:t>
      </w:r>
      <w:del w:id="1113" w:author="AI Reviewer" w:date="2026-09-24T09:18:14Z">
        <w:r>
          <w:rPr>
            <w:rFonts w:ascii="Times New Roman" w:hAnsi="Times New Roman" w:eastAsia="Times New Roman" w:cs="Times New Roman"/>
            <w:sz w:val="26"/>
          </w:rPr>
          <w:delText xml:space="preserve">Qiu, “Ultralytics</w:delText>
        </w:r>
      </w:del>
      <w:ins w:id="1114" w:author="AI Reviewer" w:date="2026-09-24T09:18:14Z">
        <w:r>
          <w:rPr>
            <w:rFonts w:ascii="Times New Roman" w:hAnsi="Times New Roman" w:eastAsia="Times New Roman" w:cs="Times New Roman"/>
            <w:sz w:val="26"/>
          </w:rPr>
          <w:t xml:space="preserve">Qiu, "Ultralytics</w:t>
        </w:r>
      </w:ins>
      <w:r>
        <w:rPr>
          <w:rFonts w:ascii="Times New Roman" w:hAnsi="Times New Roman" w:eastAsia="Times New Roman" w:cs="Times New Roman"/>
          <w:sz w:val="26"/>
        </w:rPr>
        <w:t xml:space="preserve"> </w:t>
      </w:r>
      <w:del w:id="1115" w:author="AI Reviewer" w:date="2026-09-24T09:18:14Z">
        <w:r>
          <w:rPr>
            <w:rFonts w:ascii="Times New Roman" w:hAnsi="Times New Roman" w:eastAsia="Times New Roman" w:cs="Times New Roman"/>
            <w:sz w:val="26"/>
          </w:rPr>
          <w:delText xml:space="preserve">YOLOv8”, phần</w:delText>
        </w:r>
      </w:del>
      <w:ins w:id="1116" w:author="AI Reviewer" w:date="2026-09-24T09:18:14Z">
        <w:r>
          <w:rPr>
            <w:rFonts w:ascii="Times New Roman" w:hAnsi="Times New Roman" w:eastAsia="Times New Roman" w:cs="Times New Roman"/>
            <w:sz w:val="26"/>
          </w:rPr>
          <w:t xml:space="preserve">YOLOv8", phần</w:t>
        </w:r>
      </w:ins>
      <w:r>
        <w:rPr>
          <w:rFonts w:ascii="Times New Roman" w:hAnsi="Times New Roman" w:eastAsia="Times New Roman" w:cs="Times New Roman"/>
          <w:sz w:val="26"/>
        </w:rPr>
        <w:t xml:space="preserve"> mềm mã nguồn mở, 2023.</w:t>
      </w:r>
    </w:p>
    <w:p>
      <w:pPr>
        <w:pStyle w:val="BodyText"/>
        <w:spacing w:line="360" w:lineRule="auto" w:after="0"/>
        <w:ind w:firstLine="567"/>
        <w:jc w:val="both"/>
      </w:pPr>
      <w:r>
        <w:rPr>
          <w:rFonts w:ascii="Times New Roman" w:hAnsi="Times New Roman" w:eastAsia="Times New Roman" w:cs="Times New Roman"/>
          <w:sz w:val="26"/>
        </w:rPr>
        <w:t xml:space="preserve">[11] T.-Y. Lin, M. Maire, S. Belongie, J. Hays, P. Perona, D. Ramanan, P. Dollár, C. L. </w:t>
      </w:r>
      <w:del w:id="1117" w:author="AI Reviewer" w:date="2026-09-24T09:18:14Z">
        <w:r>
          <w:rPr>
            <w:rFonts w:ascii="Times New Roman" w:hAnsi="Times New Roman" w:eastAsia="Times New Roman" w:cs="Times New Roman"/>
            <w:sz w:val="26"/>
          </w:rPr>
          <w:delText xml:space="preserve">Zitnick, “Microsoft</w:delText>
        </w:r>
      </w:del>
      <w:ins w:id="1118" w:author="AI Reviewer" w:date="2026-09-24T09:18:14Z">
        <w:r>
          <w:rPr>
            <w:rFonts w:ascii="Times New Roman" w:hAnsi="Times New Roman" w:eastAsia="Times New Roman" w:cs="Times New Roman"/>
            <w:sz w:val="26"/>
          </w:rPr>
          <w:t xml:space="preserve">Zitnick, "Microsoft</w:t>
        </w:r>
      </w:ins>
      <w:r>
        <w:rPr>
          <w:rFonts w:ascii="Times New Roman" w:hAnsi="Times New Roman" w:eastAsia="Times New Roman" w:cs="Times New Roman"/>
          <w:sz w:val="26"/>
        </w:rPr>
        <w:t xml:space="preserve"> COCO: Common Objects in </w:t>
      </w:r>
      <w:del w:id="1119" w:author="AI Reviewer" w:date="2026-09-24T09:18:14Z">
        <w:r>
          <w:rPr>
            <w:rFonts w:ascii="Times New Roman" w:hAnsi="Times New Roman" w:eastAsia="Times New Roman" w:cs="Times New Roman"/>
            <w:sz w:val="26"/>
          </w:rPr>
          <w:delText xml:space="preserve">Context”, European</w:delText>
        </w:r>
      </w:del>
      <w:ins w:id="1120" w:author="AI Reviewer" w:date="2026-09-24T09:18:14Z">
        <w:r>
          <w:rPr>
            <w:rFonts w:ascii="Times New Roman" w:hAnsi="Times New Roman" w:eastAsia="Times New Roman" w:cs="Times New Roman"/>
            <w:sz w:val="26"/>
          </w:rPr>
          <w:t xml:space="preserve">Context", European</w:t>
        </w:r>
      </w:ins>
      <w:r>
        <w:rPr>
          <w:iCs/>
          <w:rFonts w:ascii="Times New Roman" w:hAnsi="Times New Roman" w:eastAsia="Times New Roman" w:cs="Times New Roman"/>
          <w:i/>
          <w:sz w:val="26"/>
        </w:rPr>
        <w:t xml:space="preserve"> Conference on Computer Vision (ECCV)</w:t>
      </w:r>
      <w:r>
        <w:rPr>
          <w:rFonts w:ascii="Times New Roman" w:hAnsi="Times New Roman" w:eastAsia="Times New Roman" w:cs="Times New Roman"/>
          <w:sz w:val="26"/>
        </w:rPr>
        <w:t xml:space="preserve">, 2014.</w:t>
      </w:r>
    </w:p>
    <w:p>
      <w:pPr>
        <w:pStyle w:val="BodyText"/>
        <w:spacing w:line="360" w:lineRule="auto" w:after="0"/>
        <w:ind w:firstLine="567"/>
        <w:jc w:val="both"/>
      </w:pPr>
      <w:r>
        <w:rPr>
          <w:rFonts w:ascii="Times New Roman" w:hAnsi="Times New Roman" w:eastAsia="Times New Roman" w:cs="Times New Roman"/>
          <w:sz w:val="26"/>
        </w:rPr>
        <w:t xml:space="preserve">[12] ISO 6520-1:2007,</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Welding and allied processes — Classification of geometric imperfections in metallic materials — Part 1: Fusion welding</w:t>
      </w:r>
      <w:r>
        <w:rPr>
          <w:rFonts w:ascii="Times New Roman" w:hAnsi="Times New Roman" w:eastAsia="Times New Roman" w:cs="Times New Roman"/>
          <w:sz w:val="26"/>
        </w:rPr>
        <w:t xml:space="preserve">, International Organization for Standardization.</w:t>
      </w:r>
    </w:p>
    <w:p>
      <w:pPr>
        <w:pStyle w:val="BodyText"/>
        <w:spacing w:line="360" w:lineRule="auto" w:after="0"/>
        <w:ind w:firstLine="567"/>
        <w:jc w:val="both"/>
      </w:pPr>
      <w:r>
        <w:rPr>
          <w:rFonts w:ascii="Times New Roman" w:hAnsi="Times New Roman" w:eastAsia="Times New Roman" w:cs="Times New Roman"/>
          <w:sz w:val="26"/>
        </w:rPr>
        <w:t xml:space="preserve">[13] ISO 17636-1:2022,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Non-destructive testing of welds — Radiographic testing — Part 1: X- and gamma-ray techniques with film</w:t>
      </w:r>
      <w:r>
        <w:rPr>
          <w:rFonts w:ascii="Times New Roman" w:hAnsi="Times New Roman" w:eastAsia="Times New Roman" w:cs="Times New Roman"/>
          <w:sz w:val="26"/>
        </w:rPr>
        <w:t xml:space="preserve">, International Organization for Standardization.</w:t>
      </w:r>
    </w:p>
    <w:p>
      <w:pPr>
        <w:pStyle w:val="BodyText"/>
        <w:spacing w:line="360" w:lineRule="auto" w:after="0"/>
        <w:ind w:firstLine="567"/>
        <w:jc w:val="both"/>
      </w:pPr>
      <w:r>
        <w:rPr>
          <w:rFonts w:ascii="Times New Roman" w:hAnsi="Times New Roman" w:eastAsia="Times New Roman" w:cs="Times New Roman"/>
          <w:sz w:val="26"/>
        </w:rPr>
        <w:t xml:space="preserve">[14] ISO 9712:2021,</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Non-destructive testing — Qualification and certification of NDT personnel</w:t>
      </w:r>
      <w:r>
        <w:rPr>
          <w:rFonts w:ascii="Times New Roman" w:hAnsi="Times New Roman" w:eastAsia="Times New Roman" w:cs="Times New Roman"/>
          <w:sz w:val="26"/>
        </w:rPr>
        <w:t xml:space="preserve">, International Organization for Standardization.</w:t>
      </w:r>
    </w:p>
    <w:p>
      <w:pPr>
        <w:pStyle w:val="BodyText"/>
        <w:spacing w:line="360" w:lineRule="auto" w:after="0"/>
        <w:ind w:firstLine="567"/>
        <w:jc w:val="both"/>
      </w:pPr>
      <w:r>
        <w:rPr>
          <w:rFonts w:ascii="Times New Roman" w:hAnsi="Times New Roman" w:eastAsia="Times New Roman" w:cs="Times New Roman"/>
          <w:sz w:val="26"/>
        </w:rPr>
        <w:t xml:space="preserve">[15] D. Totino, F. Spadafora, M. </w:t>
      </w:r>
      <w:del w:id="1121" w:author="AI Reviewer" w:date="2026-09-24T09:18:14Z">
        <w:r>
          <w:rPr>
            <w:rFonts w:ascii="Times New Roman" w:hAnsi="Times New Roman" w:eastAsia="Times New Roman" w:cs="Times New Roman"/>
            <w:sz w:val="26"/>
          </w:rPr>
          <w:delText xml:space="preserve">Lupinacci, “RIAWELC</w:delText>
        </w:r>
      </w:del>
      <w:ins w:id="1122" w:author="AI Reviewer" w:date="2026-09-24T09:18:14Z">
        <w:r>
          <w:rPr>
            <w:rFonts w:ascii="Times New Roman" w:hAnsi="Times New Roman" w:eastAsia="Times New Roman" w:cs="Times New Roman"/>
            <w:sz w:val="26"/>
          </w:rPr>
          <w:t xml:space="preserve">Lupinacci, "RIAWELC</w:t>
        </w:r>
      </w:ins>
      <w:r>
        <w:rPr>
          <w:rFonts w:ascii="Times New Roman" w:hAnsi="Times New Roman" w:eastAsia="Times New Roman" w:cs="Times New Roman"/>
          <w:sz w:val="26"/>
        </w:rPr>
        <w:t xml:space="preserve">: A Novel Dataset of Radiographic Images for Automatic Weld Defects </w:t>
      </w:r>
      <w:del w:id="1123" w:author="AI Reviewer" w:date="2026-09-24T09:18:14Z">
        <w:r>
          <w:rPr>
            <w:rFonts w:ascii="Times New Roman" w:hAnsi="Times New Roman" w:eastAsia="Times New Roman" w:cs="Times New Roman"/>
            <w:sz w:val="26"/>
          </w:rPr>
          <w:delText xml:space="preserve">Classification”, International</w:delText>
        </w:r>
      </w:del>
      <w:ins w:id="1124" w:author="AI Reviewer" w:date="2026-09-24T09:18:14Z">
        <w:r>
          <w:rPr>
            <w:rFonts w:ascii="Times New Roman" w:hAnsi="Times New Roman" w:eastAsia="Times New Roman" w:cs="Times New Roman"/>
            <w:sz w:val="26"/>
          </w:rPr>
          <w:t xml:space="preserve">Classification", International</w:t>
        </w:r>
      </w:ins>
      <w:r>
        <w:rPr>
          <w:iCs/>
          <w:rFonts w:ascii="Times New Roman" w:hAnsi="Times New Roman" w:eastAsia="Times New Roman" w:cs="Times New Roman"/>
          <w:i/>
          <w:sz w:val="26"/>
        </w:rPr>
        <w:t xml:space="preserve"> Journal of Electrical and Computer Engineering Research</w:t>
      </w:r>
      <w:r>
        <w:rPr>
          <w:rFonts w:ascii="Times New Roman" w:hAnsi="Times New Roman" w:eastAsia="Times New Roman" w:cs="Times New Roman"/>
          <w:sz w:val="26"/>
        </w:rPr>
        <w:t xml:space="preserve">, 2023.</w:t>
      </w:r>
    </w:p>
    <w:p>
      <w:pPr>
        <w:pStyle w:val="BodyText"/>
        <w:spacing w:line="360" w:lineRule="auto" w:after="0"/>
        <w:ind w:firstLine="567"/>
        <w:jc w:val="both"/>
      </w:pPr>
      <w:r>
        <w:rPr>
          <w:rFonts w:ascii="Times New Roman" w:hAnsi="Times New Roman" w:eastAsia="Times New Roman" w:cs="Times New Roman"/>
          <w:sz w:val="26"/>
        </w:rPr>
        <w:t xml:space="preserve">[16] Kohya </w:t>
      </w:r>
      <w:del w:id="1125" w:author="AI Reviewer" w:date="2026-09-24T09:18:14Z">
        <w:r>
          <w:rPr>
            <w:rFonts w:ascii="Times New Roman" w:hAnsi="Times New Roman" w:eastAsia="Times New Roman" w:cs="Times New Roman"/>
            <w:sz w:val="26"/>
          </w:rPr>
          <w:delText xml:space="preserve">S., “kohya</w:delText>
        </w:r>
      </w:del>
      <w:ins w:id="1126" w:author="AI Reviewer" w:date="2026-09-24T09:18:14Z">
        <w:r>
          <w:rPr>
            <w:rFonts w:ascii="Times New Roman" w:hAnsi="Times New Roman" w:eastAsia="Times New Roman" w:cs="Times New Roman"/>
            <w:sz w:val="26"/>
          </w:rPr>
          <w:t xml:space="preserve">S., "kohya</w:t>
        </w:r>
      </w:ins>
      <w:r>
        <w:rPr>
          <w:rFonts w:ascii="Times New Roman" w:hAnsi="Times New Roman" w:eastAsia="Times New Roman" w:cs="Times New Roman"/>
          <w:sz w:val="26"/>
        </w:rPr>
        <w:t xml:space="preserve">-ss/sd-scripts: Training scripts for Stable </w:t>
      </w:r>
      <w:del w:id="1127" w:author="AI Reviewer" w:date="2026-09-24T09:18:14Z">
        <w:r>
          <w:rPr>
            <w:rFonts w:ascii="Times New Roman" w:hAnsi="Times New Roman" w:eastAsia="Times New Roman" w:cs="Times New Roman"/>
            <w:sz w:val="26"/>
          </w:rPr>
          <w:delText xml:space="preserve">Diffusion”, kho</w:delText>
        </w:r>
      </w:del>
      <w:ins w:id="1128" w:author="AI Reviewer" w:date="2026-09-24T09:18:14Z">
        <w:r>
          <w:rPr>
            <w:rFonts w:ascii="Times New Roman" w:hAnsi="Times New Roman" w:eastAsia="Times New Roman" w:cs="Times New Roman"/>
            <w:sz w:val="26"/>
          </w:rPr>
          <w:t xml:space="preserve">Diffusion", kho</w:t>
        </w:r>
      </w:ins>
      <w:r>
        <w:rPr>
          <w:rFonts w:ascii="Times New Roman" w:hAnsi="Times New Roman" w:eastAsia="Times New Roman" w:cs="Times New Roman"/>
          <w:sz w:val="26"/>
        </w:rPr>
        <w:t xml:space="preserve"> mã nguồn mở, truy cập 2026.</w:t>
      </w:r>
    </w:p>
    <w:p>
      <w:pPr>
        <w:pStyle w:val="BodyText"/>
        <w:spacing w:line="360" w:lineRule="auto" w:after="0"/>
        <w:ind w:firstLine="567"/>
        <w:jc w:val="both"/>
      </w:pPr>
      <w:r>
        <w:rPr>
          <w:rFonts w:ascii="Times New Roman" w:hAnsi="Times New Roman" w:eastAsia="Times New Roman" w:cs="Times New Roman"/>
          <w:sz w:val="26"/>
        </w:rPr>
        <w:t xml:space="preserve">[17] </w:t>
      </w:r>
      <w:del w:id="1129" w:author="AI Reviewer" w:date="2026-09-24T09:18:14Z">
        <w:r>
          <w:rPr>
            <w:rFonts w:ascii="Times New Roman" w:hAnsi="Times New Roman" w:eastAsia="Times New Roman" w:cs="Times New Roman"/>
            <w:sz w:val="26"/>
          </w:rPr>
          <w:delText xml:space="preserve">comfyanonymous, “ComfyUI</w:delText>
        </w:r>
      </w:del>
      <w:ins w:id="1130" w:author="AI Reviewer" w:date="2026-09-24T09:18:14Z">
        <w:r>
          <w:rPr>
            <w:rFonts w:ascii="Times New Roman" w:hAnsi="Times New Roman" w:eastAsia="Times New Roman" w:cs="Times New Roman"/>
            <w:sz w:val="26"/>
          </w:rPr>
          <w:t xml:space="preserve">comfyanonymous, "ComfyUI</w:t>
        </w:r>
      </w:ins>
      <w:r>
        <w:rPr>
          <w:rFonts w:ascii="Times New Roman" w:hAnsi="Times New Roman" w:eastAsia="Times New Roman" w:cs="Times New Roman"/>
          <w:sz w:val="26"/>
        </w:rPr>
        <w:t xml:space="preserve">: A powerful and modular stable diffusion GUI and </w:t>
      </w:r>
      <w:del w:id="1131" w:author="AI Reviewer" w:date="2026-09-24T09:18:14Z">
        <w:r>
          <w:rPr>
            <w:rFonts w:ascii="Times New Roman" w:hAnsi="Times New Roman" w:eastAsia="Times New Roman" w:cs="Times New Roman"/>
            <w:sz w:val="26"/>
          </w:rPr>
          <w:delText xml:space="preserve">backend”, kho</w:delText>
        </w:r>
      </w:del>
      <w:ins w:id="1132" w:author="AI Reviewer" w:date="2026-09-24T09:18:14Z">
        <w:r>
          <w:rPr>
            <w:rFonts w:ascii="Times New Roman" w:hAnsi="Times New Roman" w:eastAsia="Times New Roman" w:cs="Times New Roman"/>
            <w:sz w:val="26"/>
          </w:rPr>
          <w:t xml:space="preserve">backend", kho</w:t>
        </w:r>
      </w:ins>
      <w:r>
        <w:rPr>
          <w:rFonts w:ascii="Times New Roman" w:hAnsi="Times New Roman" w:eastAsia="Times New Roman" w:cs="Times New Roman"/>
          <w:sz w:val="26"/>
        </w:rPr>
        <w:t xml:space="preserve"> mã nguồn mở, truy cập 2026.</w:t>
      </w:r>
    </w:p>
    <w:bookmarkEnd w:id="92"/>
    <w:sectPr w:rsidR="00850824" w:rsidRPr="00531303">
      <w:headerReference r:id="rId11" w:type="even"/>
      <w:headerReference r:id="rId9" w:type="default"/>
      <w:footerReference r:id="rId12" w:type="even"/>
      <w:footerReference r:id="rId14" w:type="default"/>
      <w:headerReference r:id="rId10" w:type="first"/>
      <w:footerReference r:id="rId13" w:type="first"/>
      <w:pgSz w:h="16838" w:w="11906"/>
      <w:pgMar w:bottom="851" w:footer="708" w:gutter="0" w:header="708" w:left="1440" w:right="1133" w:top="1135"/>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5093" w14:textId="77777777" w:rsidR="00B359AF" w:rsidRDefault="00B35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6F17" w14:textId="77777777" w:rsidR="00850824" w:rsidRDefault="003C58DA">
    <w:pPr>
      <w:jc w:val="center"/>
    </w:pPr>
    <w:r>
      <w:fldChar w:fldCharType="begin"/>
    </w:r>
    <w:r>
      <w:instrText>PAGE</w:instrText>
    </w:r>
    <w:r>
      <w:fldChar w:fldCharType="separate"/>
    </w:r>
    <w:r w:rsidR="0075220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277D" w14:textId="77777777" w:rsidR="00B359AF" w:rsidRDefault="00B359A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8395" w14:textId="77777777" w:rsidR="00B359AF" w:rsidRDefault="00B35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052E" w14:textId="77777777" w:rsidR="00B359AF" w:rsidRDefault="00B35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CE70" w14:textId="77777777" w:rsidR="00B359AF" w:rsidRDefault="00B359A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DDB7514"/>
    <w:multiLevelType w:val="multilevel"/>
    <w:tmpl w:val="A15269A6"/>
    <w:lvl w:ilvl="0">
      <w:start w:val="1"/>
      <w:numFmt w:val="decimal"/>
      <w:lvlText w:val="%1."/>
      <w:lvlJc w:val="left"/>
      <w:pPr>
        <w:ind w:hanging="360" w:left="720"/>
      </w:pPr>
    </w:lvl>
    <w:lvl w:ilvl="1">
      <w:start w:val="1"/>
      <w:numFmt w:val="bullet"/>
      <w:lvlText w:val=""/>
      <w:lvlJc w:val="left"/>
      <w:pPr>
        <w:ind w:firstLine="0" w:left="0"/>
      </w:pPr>
    </w:lvl>
    <w:lvl w:ilvl="2">
      <w:start w:val="1"/>
      <w:numFmt w:val="bullet"/>
      <w:lvlText w:val=""/>
      <w:lvlJc w:val="left"/>
      <w:pPr>
        <w:ind w:firstLine="0" w:left="0"/>
      </w:pPr>
    </w:lvl>
    <w:lvl w:ilvl="3">
      <w:start w:val="1"/>
      <w:numFmt w:val="bullet"/>
      <w:lvlText w:val=""/>
      <w:lvlJc w:val="left"/>
      <w:pPr>
        <w:ind w:firstLine="0" w:left="0"/>
      </w:pPr>
    </w:lvl>
    <w:lvl w:ilvl="4">
      <w:start w:val="1"/>
      <w:numFmt w:val="bullet"/>
      <w:lvlText w:val=""/>
      <w:lvlJc w:val="left"/>
      <w:pPr>
        <w:ind w:firstLine="0" w:left="0"/>
      </w:pPr>
    </w:lvl>
    <w:lvl w:ilvl="5">
      <w:start w:val="1"/>
      <w:numFmt w:val="bullet"/>
      <w:lvlText w:val=""/>
      <w:lvlJc w:val="left"/>
      <w:pPr>
        <w:ind w:firstLine="0" w:left="0"/>
      </w:pPr>
    </w:lvl>
    <w:lvl w:ilvl="6">
      <w:start w:val="1"/>
      <w:numFmt w:val="bullet"/>
      <w:lvlText w:val=""/>
      <w:lvlJc w:val="left"/>
      <w:pPr>
        <w:ind w:firstLine="0" w:left="0"/>
      </w:pPr>
    </w:lvl>
    <w:lvl w:ilvl="7">
      <w:start w:val="1"/>
      <w:numFmt w:val="bullet"/>
      <w:lvlText w:val=""/>
      <w:lvlJc w:val="left"/>
      <w:pPr>
        <w:ind w:firstLine="0" w:left="0"/>
      </w:pPr>
    </w:lvl>
    <w:lvl w:ilvl="8">
      <w:start w:val="1"/>
      <w:numFmt w:val="bullet"/>
      <w:lvlText w:val=""/>
      <w:lvlJc w:val="left"/>
      <w:pPr>
        <w:ind w:firstLine="0" w:left="0"/>
      </w:pPr>
    </w:lvl>
  </w:abstractNum>
  <w:abstractNum w15:restartNumberingAfterBreak="0" w:abstractNumId="1">
    <w:nsid w:val="5CCA7079"/>
    <w:multiLevelType w:val="multilevel"/>
    <w:tmpl w:val="B386966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62510FC5"/>
    <w:multiLevelType w:val="multilevel"/>
    <w:tmpl w:val="39586726"/>
    <w:lvl w:ilvl="0">
      <w:start w:val="1"/>
      <w:numFmt w:val="bullet"/>
      <w:lvlText w:val="●"/>
      <w:lvlJc w:val="left"/>
      <w:pPr>
        <w:ind w:hanging="360" w:left="720"/>
      </w:pPr>
    </w:lvl>
    <w:lvl w:ilvl="1">
      <w:start w:val="1"/>
      <w:numFmt w:val="bullet"/>
      <w:lvlText w:val="○"/>
      <w:lvlJc w:val="left"/>
      <w:pPr>
        <w:ind w:hanging="360" w:left="1440"/>
      </w:pPr>
    </w:lvl>
    <w:lvl w:ilvl="2">
      <w:start w:val="1"/>
      <w:numFmt w:val="bullet"/>
      <w:lvlText w:val="■"/>
      <w:lvlJc w:val="left"/>
      <w:pPr>
        <w:ind w:hanging="360" w:left="2160"/>
      </w:pPr>
    </w:lvl>
    <w:lvl w:ilvl="3">
      <w:start w:val="1"/>
      <w:numFmt w:val="bullet"/>
      <w:lvlText w:val="●"/>
      <w:lvlJc w:val="left"/>
      <w:pPr>
        <w:ind w:hanging="360" w:left="2880"/>
      </w:pPr>
    </w:lvl>
    <w:lvl w:ilvl="4">
      <w:start w:val="1"/>
      <w:numFmt w:val="bullet"/>
      <w:lvlText w:val="○"/>
      <w:lvlJc w:val="left"/>
      <w:pPr>
        <w:ind w:hanging="360" w:left="3600"/>
      </w:pPr>
    </w:lvl>
    <w:lvl w:ilvl="5">
      <w:start w:val="1"/>
      <w:numFmt w:val="bullet"/>
      <w:lvlText w:val="■"/>
      <w:lvlJc w:val="left"/>
      <w:pPr>
        <w:ind w:hanging="360" w:left="4320"/>
      </w:pPr>
    </w:lvl>
    <w:lvl w:ilvl="6">
      <w:start w:val="1"/>
      <w:numFmt w:val="bullet"/>
      <w:lvlText w:val="●"/>
      <w:lvlJc w:val="left"/>
      <w:pPr>
        <w:ind w:hanging="360" w:left="5040"/>
      </w:pPr>
    </w:lvl>
    <w:lvl w:ilvl="7">
      <w:start w:val="1"/>
      <w:numFmt w:val="bullet"/>
      <w:lvlText w:val="●"/>
      <w:lvlJc w:val="left"/>
      <w:pPr>
        <w:ind w:hanging="360" w:left="5760"/>
      </w:pPr>
    </w:lvl>
    <w:lvl w:ilvl="8">
      <w:start w:val="1"/>
      <w:numFmt w:val="bullet"/>
      <w:lvlText w:val="●"/>
      <w:lvlJc w:val="left"/>
      <w:pPr>
        <w:ind w:hanging="360" w:left="6480"/>
      </w:pPr>
    </w:lvl>
  </w:abstractNum>
  <w:abstractNum w15:restartNumberingAfterBreak="0" w:abstractNumId="3">
    <w:nsid w:val="62BA4E84"/>
    <w:multiLevelType w:val="multilevel"/>
    <w:tmpl w:val="BC7C873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26513379" w:numId="1">
    <w:abstractNumId w:val="1"/>
  </w:num>
  <w:num w16cid:durableId="843789375" w:numId="2">
    <w:abstractNumId w:val="2"/>
  </w:num>
  <w:num w16cid:durableId="1573352281" w:numId="3">
    <w:abstractNumId w:val="0"/>
  </w:num>
  <w:num w16cid:durableId="1525359038" w:numId="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vi-VN"/>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vi-VN" w:val="vi-VN"/>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359AF"/>
  </w:style>
  <w:style w:styleId="Heading1" w:type="paragraph">
    <w:name w:val="heading 1"/>
    <w:basedOn w:val="Normal"/>
    <w:next w:val="Normal"/>
    <w:uiPriority w:val="9"/>
    <w:qFormat/>
    <w:pPr>
      <w:pBdr>
        <w:top w:val="nil"/>
        <w:left w:val="nil"/>
        <w:bottom w:val="nil"/>
        <w:right w:val="nil"/>
        <w:between w:val="nil"/>
      </w:pBdr>
      <w:spacing w:after="160" w:before="240"/>
      <w:jc w:val="center"/>
      <w:outlineLvl w:val="0"/>
    </w:pPr>
    <w:rPr>
      <w:b/>
      <w:bCs/>
      <w:color w:val="000000"/>
      <w:sz w:val="28"/>
      <w:szCs w:val="28"/>
    </w:rPr>
  </w:style>
  <w:style w:styleId="Heading2" w:type="paragraph">
    <w:name w:val="heading 2"/>
    <w:basedOn w:val="Normal"/>
    <w:next w:val="Normal"/>
    <w:uiPriority w:val="9"/>
    <w:unhideWhenUsed/>
    <w:qFormat/>
    <w:pPr>
      <w:pBdr>
        <w:top w:val="nil"/>
        <w:left w:val="nil"/>
        <w:bottom w:val="nil"/>
        <w:right w:val="nil"/>
        <w:between w:val="nil"/>
      </w:pBdr>
      <w:spacing w:after="160" w:before="240"/>
      <w:outlineLvl w:val="1"/>
    </w:pPr>
    <w:rPr>
      <w:b/>
      <w:bCs/>
      <w:color w:val="000000"/>
      <w:sz w:val="26"/>
      <w:szCs w:val="26"/>
    </w:rPr>
  </w:style>
  <w:style w:styleId="Heading3" w:type="paragraph">
    <w:name w:val="heading 3"/>
    <w:basedOn w:val="Normal"/>
    <w:next w:val="Normal"/>
    <w:uiPriority w:val="9"/>
    <w:unhideWhenUsed/>
    <w:qFormat/>
    <w:pPr>
      <w:pBdr>
        <w:top w:val="nil"/>
        <w:left w:val="nil"/>
        <w:bottom w:val="nil"/>
        <w:right w:val="nil"/>
        <w:between w:val="nil"/>
      </w:pBdr>
      <w:spacing w:after="160" w:before="240"/>
      <w:outlineLvl w:val="2"/>
    </w:pPr>
    <w:rPr>
      <w:b/>
      <w:bCs/>
      <w:color w:val="000000"/>
      <w:sz w:val="26"/>
      <w:szCs w:val="26"/>
    </w:rPr>
  </w:style>
  <w:style w:styleId="Heading4" w:type="paragraph">
    <w:name w:val="heading 4"/>
    <w:basedOn w:val="Normal"/>
    <w:next w:val="Normal"/>
    <w:uiPriority w:val="9"/>
    <w:semiHidden/>
    <w:unhideWhenUsed/>
    <w:qFormat/>
    <w:pPr>
      <w:pBdr>
        <w:top w:val="nil"/>
        <w:left w:val="nil"/>
        <w:bottom w:val="nil"/>
        <w:right w:val="nil"/>
        <w:between w:val="nil"/>
      </w:pBdr>
      <w:spacing w:after="160" w:before="240"/>
      <w:outlineLvl w:val="3"/>
    </w:pPr>
    <w:rPr>
      <w:b/>
      <w:bCs/>
      <w:color w:val="000000"/>
      <w:sz w:val="26"/>
      <w:szCs w:val="26"/>
    </w:rPr>
  </w:style>
  <w:style w:styleId="Heading5" w:type="paragraph">
    <w:name w:val="heading 5"/>
    <w:basedOn w:val="Normal"/>
    <w:next w:val="Normal"/>
    <w:uiPriority w:val="9"/>
    <w:semiHidden/>
    <w:unhideWhenUsed/>
    <w:qFormat/>
    <w:pPr>
      <w:pBdr>
        <w:top w:val="nil"/>
        <w:left w:val="nil"/>
        <w:bottom w:val="nil"/>
        <w:right w:val="nil"/>
        <w:between w:val="nil"/>
      </w:pBdr>
      <w:outlineLvl w:val="4"/>
    </w:pPr>
    <w:rPr>
      <w:color w:val="2E74B5"/>
    </w:rPr>
  </w:style>
  <w:style w:styleId="Heading6" w:type="paragraph">
    <w:name w:val="heading 6"/>
    <w:basedOn w:val="Normal"/>
    <w:next w:val="Normal"/>
    <w:uiPriority w:val="9"/>
    <w:semiHidden/>
    <w:unhideWhenUsed/>
    <w:qFormat/>
    <w:pPr>
      <w:pBdr>
        <w:top w:val="nil"/>
        <w:left w:val="nil"/>
        <w:bottom w:val="nil"/>
        <w:right w:val="nil"/>
        <w:between w:val="nil"/>
      </w:pBdr>
      <w:outlineLvl w:val="5"/>
    </w:pPr>
    <w:rPr>
      <w:color w:val="1F4D78"/>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uiPriority w:val="10"/>
    <w:qFormat/>
    <w:pPr>
      <w:pBdr>
        <w:top w:val="nil"/>
        <w:left w:val="nil"/>
        <w:bottom w:val="nil"/>
        <w:right w:val="nil"/>
        <w:between w:val="nil"/>
      </w:pBdr>
    </w:pPr>
    <w:rPr>
      <w:color w:val="000000"/>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style>
  <w:style w:customStyle="1" w:styleId="EndnoteTextChar" w:type="character">
    <w:name w:val="Endnote Text Char"/>
    <w:link w:val="EndnoteText"/>
    <w:uiPriority w:val="99"/>
    <w:semiHidden/>
    <w:unhideWhenUsed/>
    <w:rPr>
      <w:sz w:val="20"/>
      <w:szCs w:val="20"/>
    </w:rPr>
  </w:style>
  <w:style w:styleId="Subtitle" w:type="paragraph">
    <w:name w:val="Subtitle"/>
    <w:basedOn w:val="Normal"/>
    <w:next w:val="Normal"/>
    <w:uiPriority w:val="11"/>
    <w:qFormat/>
    <w:pPr>
      <w:keepNext/>
      <w:keepLines/>
      <w:spacing w:after="80" w:before="360"/>
    </w:pPr>
    <w:rPr>
      <w:rFonts w:ascii="Georgia" w:cs="Georgia" w:eastAsia="Georgia" w:hAnsi="Georgia"/>
      <w:i/>
      <w:iCs/>
      <w:color w:val="666666"/>
      <w:sz w:val="48"/>
      <w:szCs w:val="48"/>
    </w:rPr>
  </w:style>
  <w:style w:customStyle="1" w:styleId="a" w:type="table">
    <w:basedOn w:val="TableNormal0"/>
    <w:tblPr>
      <w:tblStyleRowBandSize w:val="1"/>
      <w:tblStyleColBandSize w:val="1"/>
      <w:tblCellMar>
        <w:top w:type="dxa" w:w="0"/>
        <w:left w:type="dxa" w:w="115"/>
        <w:bottom w:type="dxa" w:w="0"/>
        <w:right w:type="dxa" w:w="115"/>
      </w:tblCellMar>
    </w:tblPr>
  </w:style>
  <w:style w:customStyle="1" w:styleId="a0" w:type="table">
    <w:basedOn w:val="TableNormal0"/>
    <w:tblPr>
      <w:tblStyleRowBandSize w:val="1"/>
      <w:tblStyleColBandSize w:val="1"/>
      <w:tblCellMar>
        <w:top w:type="dxa" w:w="0"/>
        <w:left w:type="dxa" w:w="115"/>
        <w:bottom w:type="dxa" w:w="0"/>
        <w:right w:type="dxa" w:w="115"/>
      </w:tblCellMar>
    </w:tblPr>
  </w:style>
  <w:style w:customStyle="1" w:styleId="a1" w:type="table">
    <w:basedOn w:val="TableNormal0"/>
    <w:tblPr>
      <w:tblStyleRowBandSize w:val="1"/>
      <w:tblStyleColBandSize w:val="1"/>
      <w:tblCellMar>
        <w:top w:type="dxa" w:w="0"/>
        <w:left w:type="dxa" w:w="115"/>
        <w:bottom w:type="dxa" w:w="0"/>
        <w:right w:type="dxa" w:w="115"/>
      </w:tblCellMar>
    </w:tblPr>
  </w:style>
  <w:style w:customStyle="1" w:styleId="a2" w:type="table">
    <w:basedOn w:val="TableNormal0"/>
    <w:tblPr>
      <w:tblStyleRowBandSize w:val="1"/>
      <w:tblStyleColBandSize w:val="1"/>
      <w:tblCellMar>
        <w:top w:type="dxa" w:w="0"/>
        <w:left w:type="dxa" w:w="115"/>
        <w:bottom w:type="dxa" w:w="0"/>
        <w:right w:type="dxa" w:w="115"/>
      </w:tblCellMar>
    </w:tblPr>
  </w:style>
  <w:style w:customStyle="1" w:styleId="a3" w:type="table">
    <w:basedOn w:val="TableNormal0"/>
    <w:tblPr>
      <w:tblStyleRowBandSize w:val="1"/>
      <w:tblStyleColBandSize w:val="1"/>
      <w:tblCellMar>
        <w:top w:type="dxa" w:w="0"/>
        <w:left w:type="dxa" w:w="115"/>
        <w:bottom w:type="dxa" w:w="0"/>
        <w:right w:type="dxa" w:w="115"/>
      </w:tblCellMar>
    </w:tblPr>
  </w:style>
  <w:style w:customStyle="1" w:styleId="a4" w:type="table">
    <w:basedOn w:val="TableNormal0"/>
    <w:tblPr>
      <w:tblStyleRowBandSize w:val="1"/>
      <w:tblStyleColBandSize w:val="1"/>
      <w:tblCellMar>
        <w:top w:type="dxa" w:w="0"/>
        <w:left w:type="dxa" w:w="115"/>
        <w:bottom w:type="dxa" w:w="0"/>
        <w:right w:type="dxa" w:w="115"/>
      </w:tblCellMar>
    </w:tblPr>
  </w:style>
  <w:style w:customStyle="1" w:styleId="a5" w:type="table">
    <w:basedOn w:val="TableNormal0"/>
    <w:tblPr>
      <w:tblStyleRowBandSize w:val="1"/>
      <w:tblStyleColBandSize w:val="1"/>
      <w:tblCellMar>
        <w:top w:type="dxa" w:w="0"/>
        <w:left w:type="dxa" w:w="115"/>
        <w:bottom w:type="dxa" w:w="0"/>
        <w:right w:type="dxa" w:w="115"/>
      </w:tblCellMar>
    </w:tblPr>
  </w:style>
  <w:style w:customStyle="1" w:styleId="a6" w:type="table">
    <w:basedOn w:val="TableNormal0"/>
    <w:tblPr>
      <w:tblStyleRowBandSize w:val="1"/>
      <w:tblStyleColBandSize w:val="1"/>
      <w:tblCellMar>
        <w:top w:type="dxa" w:w="0"/>
        <w:left w:type="dxa" w:w="115"/>
        <w:bottom w:type="dxa" w:w="0"/>
        <w:right w:type="dxa" w:w="115"/>
      </w:tblCellMar>
    </w:tblPr>
  </w:style>
  <w:style w:customStyle="1" w:styleId="a7" w:type="table">
    <w:basedOn w:val="TableNormal0"/>
    <w:tblPr>
      <w:tblStyleRowBandSize w:val="1"/>
      <w:tblStyleColBandSize w:val="1"/>
    </w:tblPr>
  </w:style>
  <w:style w:customStyle="1" w:styleId="a8" w:type="table">
    <w:basedOn w:val="TableNormal0"/>
    <w:tblPr>
      <w:tblStyleRowBandSize w:val="1"/>
      <w:tblStyleColBandSize w:val="1"/>
    </w:tblPr>
  </w:style>
  <w:style w:customStyle="1" w:styleId="a9" w:type="table">
    <w:basedOn w:val="TableNormal0"/>
    <w:tblPr>
      <w:tblStyleRowBandSize w:val="1"/>
      <w:tblStyleColBandSize w:val="1"/>
    </w:tblPr>
  </w:style>
  <w:style w:customStyle="1" w:styleId="aa" w:type="table">
    <w:basedOn w:val="TableNormal0"/>
    <w:tblPr>
      <w:tblStyleRowBandSize w:val="1"/>
      <w:tblStyleColBandSize w:val="1"/>
    </w:tblPr>
  </w:style>
  <w:style w:customStyle="1" w:styleId="ab" w:type="table">
    <w:basedOn w:val="TableNormal0"/>
    <w:tblPr>
      <w:tblStyleRowBandSize w:val="1"/>
      <w:tblStyleColBandSize w:val="1"/>
    </w:tblPr>
  </w:style>
  <w:style w:customStyle="1" w:styleId="ac" w:type="table">
    <w:basedOn w:val="TableNormal0"/>
    <w:tblPr>
      <w:tblStyleRowBandSize w:val="1"/>
      <w:tblStyleColBandSize w:val="1"/>
    </w:tblPr>
  </w:style>
  <w:style w:customStyle="1" w:styleId="ad" w:type="table">
    <w:basedOn w:val="TableNormal0"/>
    <w:tblPr>
      <w:tblStyleRowBandSize w:val="1"/>
      <w:tblStyleColBandSize w:val="1"/>
    </w:tblPr>
  </w:style>
  <w:style w:customStyle="1" w:styleId="ae" w:type="table">
    <w:basedOn w:val="TableNormal0"/>
    <w:tblPr>
      <w:tblStyleRowBandSize w:val="1"/>
      <w:tblStyleColBandSize w:val="1"/>
    </w:tblPr>
  </w:style>
  <w:style w:customStyle="1" w:styleId="af" w:type="table">
    <w:basedOn w:val="TableNormal0"/>
    <w:tblPr>
      <w:tblStyleRowBandSize w:val="1"/>
      <w:tblStyleColBandSize w:val="1"/>
    </w:tblPr>
  </w:style>
  <w:style w:customStyle="1" w:styleId="af0" w:type="table">
    <w:basedOn w:val="TableNormal0"/>
    <w:tblPr>
      <w:tblStyleRowBandSize w:val="1"/>
      <w:tblStyleColBandSize w:val="1"/>
    </w:tblPr>
  </w:style>
  <w:style w:customStyle="1" w:styleId="af1" w:type="table">
    <w:basedOn w:val="TableNormal0"/>
    <w:tblPr>
      <w:tblStyleRowBandSize w:val="1"/>
      <w:tblStyleColBandSize w:val="1"/>
      <w:tblCellMar>
        <w:top w:type="dxa" w:w="0"/>
        <w:left w:type="dxa" w:w="115"/>
        <w:bottom w:type="dxa" w:w="0"/>
        <w:right w:type="dxa" w:w="115"/>
      </w:tblCellMar>
    </w:tblPr>
  </w:style>
  <w:style w:customStyle="1" w:styleId="af2" w:type="table">
    <w:basedOn w:val="TableNormal0"/>
    <w:tblPr>
      <w:tblStyleRowBandSize w:val="1"/>
      <w:tblStyleColBandSize w:val="1"/>
      <w:tblCellMar>
        <w:top w:type="dxa" w:w="0"/>
        <w:left w:type="dxa" w:w="115"/>
        <w:bottom w:type="dxa" w:w="0"/>
        <w:right w:type="dxa" w:w="115"/>
      </w:tblCellMar>
    </w:tblPr>
  </w:style>
  <w:style w:customStyle="1" w:styleId="af3" w:type="table">
    <w:basedOn w:val="TableNormal0"/>
    <w:tblPr>
      <w:tblStyleRowBandSize w:val="1"/>
      <w:tblStyleColBandSize w:val="1"/>
      <w:tblCellMar>
        <w:top w:type="dxa" w:w="0"/>
        <w:left w:type="dxa" w:w="115"/>
        <w:bottom w:type="dxa" w:w="0"/>
        <w:right w:type="dxa" w:w="115"/>
      </w:tblCellMar>
    </w:tblPr>
  </w:style>
  <w:style w:customStyle="1" w:styleId="af4" w:type="table">
    <w:basedOn w:val="TableNormal0"/>
    <w:tblPr>
      <w:tblStyleRowBandSize w:val="1"/>
      <w:tblStyleColBandSize w:val="1"/>
      <w:tblCellMar>
        <w:top w:type="dxa" w:w="0"/>
        <w:left w:type="dxa" w:w="115"/>
        <w:bottom w:type="dxa" w:w="0"/>
        <w:right w:type="dxa" w:w="115"/>
      </w:tblCellMar>
    </w:tblPr>
  </w:style>
  <w:style w:customStyle="1" w:styleId="af5" w:type="table">
    <w:basedOn w:val="TableNormal0"/>
    <w:tblPr>
      <w:tblStyleRowBandSize w:val="1"/>
      <w:tblStyleColBandSize w:val="1"/>
      <w:tblCellMar>
        <w:top w:type="dxa" w:w="0"/>
        <w:left w:type="dxa" w:w="115"/>
        <w:bottom w:type="dxa" w:w="0"/>
        <w:right w:type="dxa" w:w="115"/>
      </w:tblCellMar>
    </w:tblPr>
  </w:style>
  <w:style w:customStyle="1" w:styleId="af6" w:type="table">
    <w:basedOn w:val="TableNormal0"/>
    <w:tblPr>
      <w:tblStyleRowBandSize w:val="1"/>
      <w:tblStyleColBandSize w:val="1"/>
      <w:tblCellMar>
        <w:top w:type="dxa" w:w="0"/>
        <w:left w:type="dxa" w:w="115"/>
        <w:bottom w:type="dxa" w:w="0"/>
        <w:right w:type="dxa" w:w="115"/>
      </w:tblCellMar>
    </w:tblPr>
  </w:style>
  <w:style w:customStyle="1" w:styleId="af7" w:type="table">
    <w:basedOn w:val="TableNormal0"/>
    <w:tblPr>
      <w:tblStyleRowBandSize w:val="1"/>
      <w:tblStyleColBandSize w:val="1"/>
      <w:tblCellMar>
        <w:top w:type="dxa" w:w="0"/>
        <w:left w:type="dxa" w:w="115"/>
        <w:bottom w:type="dxa" w:w="0"/>
        <w:right w:type="dxa" w:w="115"/>
      </w:tblCellMar>
    </w:tblPr>
  </w:style>
  <w:style w:customStyle="1" w:styleId="af8" w:type="table">
    <w:basedOn w:val="TableNormal0"/>
    <w:tblPr>
      <w:tblStyleRowBandSize w:val="1"/>
      <w:tblStyleColBandSize w:val="1"/>
      <w:tblCellMar>
        <w:top w:type="dxa" w:w="0"/>
        <w:left w:type="dxa" w:w="115"/>
        <w:bottom w:type="dxa" w:w="0"/>
        <w:right w:type="dxa" w:w="115"/>
      </w:tblCellMar>
    </w:tblPr>
  </w:style>
  <w:style w:styleId="Header" w:type="paragraph">
    <w:name w:val="header"/>
    <w:basedOn w:val="Normal"/>
    <w:link w:val="HeaderChar"/>
    <w:uiPriority w:val="99"/>
    <w:unhideWhenUsed/>
    <w:rsid w:val="00B359AF"/>
    <w:pPr>
      <w:tabs>
        <w:tab w:pos="4513" w:val="center"/>
        <w:tab w:pos="9026" w:val="right"/>
      </w:tabs>
    </w:pPr>
  </w:style>
  <w:style w:customStyle="1" w:styleId="HeaderChar" w:type="character">
    <w:name w:val="Header Char"/>
    <w:basedOn w:val="DefaultParagraphFont"/>
    <w:link w:val="Header"/>
    <w:uiPriority w:val="99"/>
    <w:rsid w:val="00B359AF"/>
  </w:style>
  <w:style w:styleId="Footer" w:type="paragraph">
    <w:name w:val="footer"/>
    <w:basedOn w:val="Normal"/>
    <w:link w:val="FooterChar"/>
    <w:uiPriority w:val="99"/>
    <w:unhideWhenUsed/>
    <w:rsid w:val="00B359AF"/>
    <w:pPr>
      <w:tabs>
        <w:tab w:pos="4513" w:val="center"/>
        <w:tab w:pos="9026" w:val="right"/>
      </w:tabs>
    </w:pPr>
  </w:style>
  <w:style w:customStyle="1" w:styleId="FooterChar" w:type="character">
    <w:name w:val="Footer Char"/>
    <w:basedOn w:val="DefaultParagraphFont"/>
    <w:link w:val="Footer"/>
    <w:uiPriority w:val="99"/>
    <w:rsid w:val="00B359AF"/>
  </w:style>
  <w:style w:styleId="TableGrid" w:type="table">
    <w:name w:val="Table Grid"/>
    <w:basedOn w:val="TableNormal"/>
    <w:uiPriority w:val="39"/>
    <w:rsid w:val="00152A1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Heading" w:type="paragraph">
    <w:name w:val="TOC Heading"/>
    <w:basedOn w:val="Heading1"/>
    <w:next w:val="Normal"/>
    <w:uiPriority w:val="39"/>
    <w:unhideWhenUsed/>
    <w:qFormat/>
    <w:rsid w:val="00954719"/>
    <w:pPr>
      <w:keepNext/>
      <w:keepLines/>
      <w:pBdr>
        <w:top w:color="auto" w:space="0" w:sz="0" w:val="none"/>
        <w:left w:color="auto" w:space="0" w:sz="0" w:val="none"/>
        <w:bottom w:color="auto" w:space="0" w:sz="0" w:val="none"/>
        <w:right w:color="auto" w:space="0" w:sz="0" w:val="none"/>
        <w:between w:color="auto" w:space="0" w:sz="0" w:val="none"/>
      </w:pBdr>
      <w:spacing w:after="0" w:line="259" w:lineRule="auto"/>
      <w:jc w:val="left"/>
      <w:outlineLvl w:val="9"/>
    </w:pPr>
    <w:rPr>
      <w:rFonts w:asciiTheme="majorHAnsi" w:cstheme="majorBidi" w:eastAsiaTheme="majorEastAsia" w:hAnsiTheme="majorHAnsi"/>
      <w:b w:val="0"/>
      <w:bCs w:val="0"/>
      <w:color w:themeColor="accent1" w:themeShade="BF" w:val="365F91"/>
      <w:sz w:val="32"/>
      <w:szCs w:val="32"/>
      <w:lang w:eastAsia="en-US" w:val="en-US"/>
    </w:rPr>
  </w:style>
  <w:style w:styleId="TOC1" w:type="paragraph">
    <w:name w:val="toc 1"/>
    <w:basedOn w:val="Normal"/>
    <w:next w:val="Normal"/>
    <w:autoRedefine/>
    <w:uiPriority w:val="39"/>
    <w:unhideWhenUsed/>
    <w:rsid w:val="00954719"/>
    <w:pPr>
      <w:spacing w:after="100"/>
    </w:pPr>
  </w:style>
  <w:style w:styleId="TOC2" w:type="paragraph">
    <w:name w:val="toc 2"/>
    <w:basedOn w:val="Normal"/>
    <w:next w:val="Normal"/>
    <w:autoRedefine/>
    <w:uiPriority w:val="39"/>
    <w:unhideWhenUsed/>
    <w:rsid w:val="00954719"/>
    <w:pPr>
      <w:spacing w:after="100"/>
      <w:ind w:left="200"/>
    </w:pPr>
  </w:style>
  <w:style w:styleId="TOC3" w:type="paragraph">
    <w:name w:val="toc 3"/>
    <w:basedOn w:val="Normal"/>
    <w:next w:val="Normal"/>
    <w:autoRedefine/>
    <w:uiPriority w:val="39"/>
    <w:unhideWhenUsed/>
    <w:rsid w:val="00954719"/>
    <w:pPr>
      <w:spacing w:after="100"/>
      <w:ind w:left="400"/>
    </w:pPr>
  </w:style>
  <w:style w:styleId="CommentReference" w:type="character">
    <w:name w:val="annotation reference"/>
    <w:basedOn w:val="DefaultParagraphFont"/>
    <w:uiPriority w:val="99"/>
    <w:semiHidden/>
    <w:unhideWhenUsed/>
    <w:rsid w:val="007879DA"/>
    <w:rPr>
      <w:sz w:val="16"/>
      <w:szCs w:val="16"/>
    </w:rPr>
  </w:style>
  <w:style w:styleId="CommentText" w:type="paragraph">
    <w:name w:val="annotation text"/>
    <w:basedOn w:val="Normal"/>
    <w:link w:val="CommentTextChar"/>
    <w:uiPriority w:val="99"/>
    <w:unhideWhenUsed/>
    <w:rsid w:val="007879DA"/>
  </w:style>
  <w:style w:customStyle="1" w:styleId="CommentTextChar" w:type="character">
    <w:name w:val="Comment Text Char"/>
    <w:basedOn w:val="DefaultParagraphFont"/>
    <w:link w:val="CommentText"/>
    <w:uiPriority w:val="99"/>
    <w:rsid w:val="007879DA"/>
  </w:style>
  <w:style w:styleId="CommentSubject" w:type="paragraph">
    <w:name w:val="annotation subject"/>
    <w:basedOn w:val="CommentText"/>
    <w:next w:val="CommentText"/>
    <w:link w:val="CommentSubjectChar"/>
    <w:uiPriority w:val="99"/>
    <w:semiHidden/>
    <w:unhideWhenUsed/>
    <w:rsid w:val="007879DA"/>
    <w:rPr>
      <w:b/>
      <w:bCs/>
    </w:rPr>
  </w:style>
  <w:style w:customStyle="1" w:styleId="CommentSubjectChar" w:type="character">
    <w:name w:val="Comment Subject Char"/>
    <w:basedOn w:val="CommentTextChar"/>
    <w:link w:val="CommentSubject"/>
    <w:uiPriority w:val="99"/>
    <w:semiHidden/>
    <w:rsid w:val="007879DA"/>
    <w:rPr>
      <w:b/>
      <w:bCs/>
    </w:rPr>
  </w:style>
  <w:style w:customStyle="1" w:styleId="BodyText" w:type="paragraph">
    <w:name w:val="Body Text"/>
    <w:basedOn w:val="Normal"/>
    <w:qFormat/>
  </w:style>
  <w:style w:customStyle="1" w:styleId="FirstParagraph" w:type="paragraph">
    <w:name w:val="First Paragraph"/>
    <w:basedOn w:val="Normal"/>
    <w:qFormat/>
  </w:style>
  <w:style w:customStyle="1" w:styleId="Compact" w:type="paragraph">
    <w:name w:val="Compact"/>
    <w:basedOn w:val="Normal"/>
    <w:qFormat/>
  </w:style>
  <w:style w:customStyle="1" w:styleId="ImageCaption" w:type="paragraph">
    <w:name w:val="Image Caption"/>
    <w:basedOn w:val="Normal"/>
    <w:qFormat/>
  </w:style>
  <w:style w:customStyle="1" w:styleId="CaptionedFigure" w:type="paragraph">
    <w:name w:val="Captioned Figure"/>
    <w:basedOn w:val="Normal"/>
    <w:qFormat/>
  </w:style>
  <w:style w:customStyle="1" w:styleId="Figure" w:type="paragraph">
    <w:name w:val="Figure"/>
    <w:basedOn w:val="Normal"/>
    <w:qFormat/>
  </w:style>
  <w:style w:customStyle="1" w:styleId="SourceCode" w:type="paragraph">
    <w:name w:val="Source Code"/>
    <w:basedOn w:val="Normal"/>
    <w:qFormat/>
  </w:style>
  <w:style w:styleId="Table" w:type="table">
    <w:name w:val="Table"/>
    <w:basedOn w:val="TableNormal"/>
    <w:uiPriority w:val="9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57"/>
        <w:left w:type="dxa" w:w="115"/>
        <w:bottom w:type="dxa" w:w="57"/>
        <w:right w:type="dxa" w:w="115"/>
      </w:tblCellMar>
    </w:tbl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3.xml"/><Relationship Id="rId14" Type="http://schemas.openxmlformats.org/officeDocument/2006/relationships/footer" Target="footer2.xml"/><Relationship Id="rId20" Type="http://schemas.openxmlformats.org/officeDocument/2006/relationships/image" Target="media/rId20.png"/><Relationship Id="rId38" Type="http://schemas.openxmlformats.org/officeDocument/2006/relationships/image" Target="media/rId38.png"/><Relationship Id="rId47" Type="http://schemas.openxmlformats.org/officeDocument/2006/relationships/image" Target="media/rId47.png"/><Relationship Id="rId55" Type="http://schemas.openxmlformats.org/officeDocument/2006/relationships/image" Target="media/rId55.png"/><Relationship Id="rId66" Type="http://schemas.openxmlformats.org/officeDocument/2006/relationships/image" Target="media/rId66.png"/><Relationship Id="rId69" Type="http://schemas.openxmlformats.org/officeDocument/2006/relationships/image" Target="media/rId69.png"/><Relationship Id="rId73" Type="http://schemas.openxmlformats.org/officeDocument/2006/relationships/image" Target="media/rId73.png"/><Relationship Id="rId78" Type="http://schemas.openxmlformats.org/officeDocument/2006/relationships/image" Target="media/rId78.png"/><Relationship Id="rId81" Type="http://schemas.openxmlformats.org/officeDocument/2006/relationships/image" Target="media/rId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2383</TotalTime>
  <Pages>78</Pages>
  <Words>21812</Words>
  <Characters>124332</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2026-09-24T09:12:13Z</dcterms:created>
  <dcterms:modified xsi:type="dcterms:W3CDTF">2026-09-24T09:12:13Z</dcterms:modified>
</cp:coreProperties>
</file>

<file path=docProps/custom.xml><?xml version="1.0" encoding="utf-8"?>
<Properties xmlns="http://schemas.openxmlformats.org/officeDocument/2006/custom-properties" xmlns:vt="http://schemas.openxmlformats.org/officeDocument/2006/docPropsVTypes"/>
</file>